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customXmlInsRangeStart w:id="1" w:author="spencer.swartz@gmail.com" w:date="2017-02-19T18:59:00Z"/>
    <w:sdt>
      <w:sdtPr>
        <w:rPr>
          <w:b/>
          <w:sz w:val="32"/>
        </w:rPr>
        <w:id w:val="1774511924"/>
        <w:docPartObj>
          <w:docPartGallery w:val="Cover Pages"/>
          <w:docPartUnique/>
        </w:docPartObj>
      </w:sdtPr>
      <w:sdtContent>
        <w:customXmlInsRangeEnd w:id="1"/>
        <w:p w14:paraId="5F7BEAF2" w14:textId="77777777" w:rsidR="00237251" w:rsidRDefault="00237251">
          <w:pPr>
            <w:spacing w:after="160" w:line="259" w:lineRule="auto"/>
            <w:ind w:left="0" w:firstLine="0"/>
            <w:rPr>
              <w:ins w:id="2" w:author="spencer.swartz@gmail.com" w:date="2017-02-19T18:59:00Z"/>
              <w:b/>
              <w:sz w:val="32"/>
            </w:rPr>
          </w:pPr>
          <w:ins w:id="3" w:author="spencer.swartz@gmail.com" w:date="2017-02-19T18:59:00Z">
            <w:r w:rsidRPr="00237251">
              <w:rPr>
                <w:b/>
                <w:noProof/>
                <w:sz w:val="32"/>
              </w:rPr>
              <mc:AlternateContent>
                <mc:Choice Requires="wps">
                  <w:drawing>
                    <wp:anchor distT="0" distB="0" distL="114300" distR="114300" simplePos="0" relativeHeight="251666432" behindDoc="0" locked="0" layoutInCell="1" allowOverlap="1" wp14:anchorId="4B722B03" wp14:editId="75E8F2B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Change w:id="4" w:author="spencer.swartz@gmail.com" w:date="2017-02-19T19:04:00Z">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PrChange>
                                  </w:tblPr>
                                  <w:tblGrid>
                                    <w:gridCol w:w="6740"/>
                                    <w:gridCol w:w="4430"/>
                                    <w:tblGridChange w:id="5">
                                      <w:tblGrid>
                                        <w:gridCol w:w="7148"/>
                                        <w:gridCol w:w="4038"/>
                                      </w:tblGrid>
                                    </w:tblGridChange>
                                  </w:tblGrid>
                                  <w:tr w:rsidR="00C11B81" w14:paraId="4C898DC3" w14:textId="77777777" w:rsidTr="0040322F">
                                    <w:trPr>
                                      <w:trHeight w:val="9672"/>
                                      <w:jc w:val="center"/>
                                      <w:trPrChange w:id="6" w:author="spencer.swartz@gmail.com" w:date="2017-02-19T19:04:00Z">
                                        <w:trPr>
                                          <w:jc w:val="center"/>
                                        </w:trPr>
                                      </w:trPrChange>
                                    </w:trPr>
                                    <w:tc>
                                      <w:tcPr>
                                        <w:tcW w:w="3017" w:type="pct"/>
                                        <w:vAlign w:val="center"/>
                                        <w:tcPrChange w:id="7" w:author="spencer.swartz@gmail.com" w:date="2017-02-19T19:04:00Z">
                                          <w:tcPr>
                                            <w:tcW w:w="2568" w:type="pct"/>
                                            <w:vAlign w:val="center"/>
                                          </w:tcPr>
                                        </w:tcPrChange>
                                      </w:tcPr>
                                      <w:p w14:paraId="010DD9CB" w14:textId="77777777" w:rsidR="00C11B81" w:rsidRDefault="00C11B81">
                                        <w:pPr>
                                          <w:jc w:val="right"/>
                                          <w:rPr>
                                            <w:ins w:id="8" w:author="spencer.swartz@gmail.com" w:date="2017-02-19T19:01:00Z"/>
                                          </w:rPr>
                                        </w:pPr>
                                        <w:del w:id="9" w:author="spencer.swartz@gmail.com" w:date="2017-02-19T19:01:00Z">
                                          <w:r w:rsidDel="00237251">
                                            <w:rPr>
                                              <w:noProof/>
                                            </w:rPr>
                                            <w:drawing>
                                              <wp:inline distT="0" distB="0" distL="0" distR="0" wp14:anchorId="34B79376" wp14:editId="01A0F7E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del>
                                        <w:ins w:id="10" w:author="spencer.swartz@gmail.com" w:date="2017-02-19T19:01:00Z">
                                          <w:r>
                                            <w:rPr>
                                              <w:noProof/>
                                            </w:rPr>
                                            <w:drawing>
                                              <wp:inline distT="0" distB="0" distL="0" distR="0" wp14:anchorId="292BEA68" wp14:editId="14CC61BD">
                                                <wp:extent cx="3438144" cy="26060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stretch>
                                                          <a:fillRect/>
                                                        </a:stretch>
                                                      </pic:blipFill>
                                                      <pic:spPr>
                                                        <a:xfrm>
                                                          <a:off x="0" y="0"/>
                                                          <a:ext cx="3438144" cy="2606040"/>
                                                        </a:xfrm>
                                                        <a:prstGeom prst="rect">
                                                          <a:avLst/>
                                                        </a:prstGeom>
                                                      </pic:spPr>
                                                    </pic:pic>
                                                  </a:graphicData>
                                                </a:graphic>
                                              </wp:inline>
                                            </w:drawing>
                                          </w:r>
                                        </w:ins>
                                      </w:p>
                                      <w:p w14:paraId="0B68E95C" w14:textId="77777777" w:rsidR="00C11B81" w:rsidRDefault="00C11B81">
                                        <w:pPr>
                                          <w:jc w:val="right"/>
                                        </w:pPr>
                                        <w:ins w:id="11" w:author="spencer.swartz@gmail.com" w:date="2017-02-19T19:01:00Z">
                                          <w:r>
                                            <w:rPr>
                                              <w:noProof/>
                                            </w:rPr>
                                            <w:drawing>
                                              <wp:inline distT="0" distB="0" distL="0" distR="0" wp14:anchorId="7FCE4DD9" wp14:editId="288D74E5">
                                                <wp:extent cx="3440279" cy="2409825"/>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stretch>
                                                          <a:fillRect/>
                                                        </a:stretch>
                                                      </pic:blipFill>
                                                      <pic:spPr>
                                                        <a:xfrm>
                                                          <a:off x="0" y="0"/>
                                                          <a:ext cx="3444150" cy="2412536"/>
                                                        </a:xfrm>
                                                        <a:prstGeom prst="rect">
                                                          <a:avLst/>
                                                        </a:prstGeom>
                                                      </pic:spPr>
                                                    </pic:pic>
                                                  </a:graphicData>
                                                </a:graphic>
                                              </wp:inline>
                                            </w:drawing>
                                          </w:r>
                                        </w:ins>
                                      </w:p>
                                      <w:sdt>
                                        <w:sdtPr>
                                          <w:rPr>
                                            <w:rFonts w:asciiTheme="majorHAnsi" w:eastAsia="Times New Roman" w:hAnsiTheme="majorHAnsi" w:cstheme="majorHAnsi"/>
                                            <w:b/>
                                            <w:color w:val="000000"/>
                                            <w:sz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2CD3322" w14:textId="7E440454" w:rsidR="00C11B81" w:rsidRDefault="00C11B81">
                                            <w:pPr>
                                              <w:pStyle w:val="NoSpacing"/>
                                              <w:spacing w:line="312" w:lineRule="auto"/>
                                              <w:jc w:val="center"/>
                                              <w:rPr>
                                                <w:caps/>
                                                <w:color w:val="191919" w:themeColor="text1" w:themeTint="E6"/>
                                                <w:sz w:val="72"/>
                                                <w:szCs w:val="72"/>
                                                <w:rPrChange w:id="12" w:author="spencer.swartz@gmail.com" w:date="2017-02-19T19:02:00Z">
                                                  <w:rPr/>
                                                </w:rPrChange>
                                              </w:rPr>
                                              <w:pPrChange w:id="13" w:author="spencer.swartz@gmail.com" w:date="2017-02-19T19:09:00Z">
                                                <w:pPr>
                                                  <w:pStyle w:val="NoSpacing"/>
                                                  <w:spacing w:line="312" w:lineRule="auto"/>
                                                  <w:jc w:val="right"/>
                                                </w:pPr>
                                              </w:pPrChange>
                                            </w:pPr>
                                            <w:ins w:id="14" w:author="spencer.swartz@gmail.com" w:date="2017-02-22T19:11:00Z">
                                              <w:r>
                                                <w:rPr>
                                                  <w:rFonts w:asciiTheme="majorHAnsi" w:eastAsia="Times New Roman" w:hAnsiTheme="majorHAnsi" w:cstheme="majorHAnsi"/>
                                                  <w:b/>
                                                  <w:color w:val="000000"/>
                                                  <w:sz w:val="36"/>
                                                </w:rPr>
                                                <w:t>Identifying Problems Related to Maternal and Infant Death Rates and Proposed Interventions in Ethiopia</w:t>
                                              </w:r>
                                            </w:ins>
                                          </w:p>
                                        </w:sdtContent>
                                      </w:sdt>
                                      <w:sdt>
                                        <w:sdtPr>
                                          <w:rPr>
                                            <w:rFonts w:asciiTheme="majorHAnsi" w:hAnsiTheme="majorHAnsi"/>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52F73FC" w14:textId="55A69941" w:rsidR="00C11B81" w:rsidRPr="00D10772" w:rsidRDefault="00C11B81">
                                            <w:pPr>
                                              <w:jc w:val="center"/>
                                              <w:rPr>
                                                <w:szCs w:val="24"/>
                                              </w:rPr>
                                              <w:pPrChange w:id="15" w:author="spencer.swartz@gmail.com" w:date="2017-02-22T19:13:00Z">
                                                <w:pPr>
                                                  <w:jc w:val="right"/>
                                                </w:pPr>
                                              </w:pPrChange>
                                            </w:pPr>
                                            <w:ins w:id="16" w:author="spencer.swartz@gmail.com" w:date="2017-02-22T19:12:00Z">
                                              <w:r>
                                                <w:rPr>
                                                  <w:rFonts w:asciiTheme="majorHAnsi" w:hAnsiTheme="majorHAnsi"/>
                                                  <w:color w:val="000000" w:themeColor="text1"/>
                                                </w:rPr>
                                                <w:t>World Health Organization</w:t>
                                              </w:r>
                                            </w:ins>
                                          </w:p>
                                        </w:sdtContent>
                                      </w:sdt>
                                    </w:tc>
                                    <w:tc>
                                      <w:tcPr>
                                        <w:tcW w:w="1983" w:type="pct"/>
                                        <w:vAlign w:val="center"/>
                                        <w:tcPrChange w:id="17" w:author="spencer.swartz@gmail.com" w:date="2017-02-19T19:04:00Z">
                                          <w:tcPr>
                                            <w:tcW w:w="2432" w:type="pct"/>
                                            <w:vAlign w:val="center"/>
                                          </w:tcPr>
                                        </w:tcPrChange>
                                      </w:tcPr>
                                      <w:p w14:paraId="2881576D" w14:textId="77777777" w:rsidR="00C11B81" w:rsidDel="0040322F" w:rsidRDefault="00C11B81">
                                        <w:pPr>
                                          <w:pStyle w:val="NoSpacing"/>
                                          <w:rPr>
                                            <w:del w:id="18" w:author="spencer.swartz@gmail.com" w:date="2017-02-19T19:07:00Z"/>
                                            <w:caps/>
                                            <w:color w:val="ED7D31" w:themeColor="accent2"/>
                                            <w:sz w:val="26"/>
                                            <w:szCs w:val="26"/>
                                          </w:rPr>
                                        </w:pPr>
                                        <w:del w:id="19" w:author="spencer.swartz@gmail.com" w:date="2017-02-19T19:07:00Z">
                                          <w:r w:rsidDel="0040322F">
                                            <w:rPr>
                                              <w:caps/>
                                              <w:color w:val="ED7D31" w:themeColor="accent2"/>
                                              <w:sz w:val="26"/>
                                              <w:szCs w:val="26"/>
                                            </w:rPr>
                                            <w:delText>Abstract</w:delText>
                                          </w:r>
                                        </w:del>
                                      </w:p>
                                      <w:sdt>
                                        <w:sdtPr>
                                          <w:rPr>
                                            <w:rFonts w:asciiTheme="majorHAnsi" w:hAnsiTheme="majorHAnsi" w:cstheme="majorHAnsi"/>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503B204" w14:textId="5651711C" w:rsidR="00C11B81" w:rsidRDefault="00C11B81" w:rsidP="00004306">
                                            <w:pPr>
                                              <w:ind w:left="-5" w:right="15" w:firstLine="5"/>
                                              <w:rPr>
                                                <w:color w:val="000000" w:themeColor="text1"/>
                                              </w:rPr>
                                            </w:pPr>
                                            <w:r>
                                              <w:rPr>
                                                <w:rFonts w:asciiTheme="majorHAnsi" w:hAnsiTheme="majorHAnsi" w:cstheme="majorHAnsi"/>
                                                <w:color w:val="000000" w:themeColor="text1"/>
                                              </w:rPr>
                                              <w:t xml:space="preserve">     </w:t>
                                            </w:r>
                                          </w:p>
                                        </w:sdtContent>
                                      </w:sdt>
                                      <w:customXmlDelRangeStart w:id="20" w:author="spencer.swartz@gmail.com" w:date="2017-02-19T19:03:00Z"/>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customXmlDelRangeEnd w:id="20"/>
                                          <w:p w14:paraId="79D0E684" w14:textId="77777777" w:rsidR="00C11B81" w:rsidRDefault="00C11B81">
                                            <w:pPr>
                                              <w:pStyle w:val="NoSpacing"/>
                                              <w:rPr>
                                                <w:color w:val="ED7D31" w:themeColor="accent2"/>
                                                <w:sz w:val="26"/>
                                                <w:szCs w:val="26"/>
                                              </w:rPr>
                                            </w:pPr>
                                          </w:p>
                                          <w:customXmlDelRangeStart w:id="21" w:author="spencer.swartz@gmail.com" w:date="2017-02-19T19:03:00Z"/>
                                        </w:sdtContent>
                                      </w:sdt>
                                      <w:customXmlDelRangeEnd w:id="21"/>
                                      <w:p w14:paraId="5E285674" w14:textId="6A328493" w:rsidR="00C11B81" w:rsidRDefault="00C11B81" w:rsidP="00D1077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ins w:id="22" w:author="spencer.swartz@gmail.com" w:date="2017-02-19T19:03:00Z">
                                              <w:r>
                                                <w:rPr>
                                                  <w:color w:val="44546A" w:themeColor="text2"/>
                                                </w:rPr>
                                                <w:t>22-</w:t>
                                              </w:r>
                                              <w:r w:rsidRPr="0040322F">
                                                <w:rPr>
                                                  <w:color w:val="44546A" w:themeColor="text2"/>
                                                </w:rPr>
                                                <w:t>25 February 2005</w:t>
                                              </w:r>
                                            </w:ins>
                                          </w:sdtContent>
                                        </w:sdt>
                                      </w:p>
                                    </w:tc>
                                  </w:tr>
                                </w:tbl>
                                <w:p w14:paraId="541041B6" w14:textId="77777777" w:rsidR="00C11B81" w:rsidRDefault="00C11B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B722B03" id="_x0000_t202" coordsize="21600,21600" o:spt="202" path="m,l,21600r21600,l21600,xe">
                      <v:stroke joinstyle="miter"/>
                      <v:path gradientshapeok="t" o:connecttype="rect"/>
                    </v:shapetype>
                    <v:shape id="Text Box 138" o:spid="_x0000_s1026" type="#_x0000_t202" style="position:absolute;margin-left:0;margin-top:0;width:134.85pt;height:302.4pt;z-index:2516664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Change w:id="23" w:author="spencer.swartz@gmail.com" w:date="2017-02-19T19:04:00Z">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PrChange>
                            </w:tblPr>
                            <w:tblGrid>
                              <w:gridCol w:w="6740"/>
                              <w:gridCol w:w="4430"/>
                              <w:tblGridChange w:id="24">
                                <w:tblGrid>
                                  <w:gridCol w:w="7148"/>
                                  <w:gridCol w:w="4038"/>
                                </w:tblGrid>
                              </w:tblGridChange>
                            </w:tblGrid>
                            <w:tr w:rsidR="00C11B81" w14:paraId="4C898DC3" w14:textId="77777777" w:rsidTr="0040322F">
                              <w:trPr>
                                <w:trHeight w:val="9672"/>
                                <w:jc w:val="center"/>
                                <w:trPrChange w:id="25" w:author="spencer.swartz@gmail.com" w:date="2017-02-19T19:04:00Z">
                                  <w:trPr>
                                    <w:jc w:val="center"/>
                                  </w:trPr>
                                </w:trPrChange>
                              </w:trPr>
                              <w:tc>
                                <w:tcPr>
                                  <w:tcW w:w="3017" w:type="pct"/>
                                  <w:vAlign w:val="center"/>
                                  <w:tcPrChange w:id="26" w:author="spencer.swartz@gmail.com" w:date="2017-02-19T19:04:00Z">
                                    <w:tcPr>
                                      <w:tcW w:w="2568" w:type="pct"/>
                                      <w:vAlign w:val="center"/>
                                    </w:tcPr>
                                  </w:tcPrChange>
                                </w:tcPr>
                                <w:p w14:paraId="010DD9CB" w14:textId="77777777" w:rsidR="00C11B81" w:rsidRDefault="00C11B81">
                                  <w:pPr>
                                    <w:jc w:val="right"/>
                                    <w:rPr>
                                      <w:ins w:id="27" w:author="spencer.swartz@gmail.com" w:date="2017-02-19T19:01:00Z"/>
                                    </w:rPr>
                                  </w:pPr>
                                  <w:del w:id="28" w:author="spencer.swartz@gmail.com" w:date="2017-02-19T19:01:00Z">
                                    <w:r w:rsidDel="00237251">
                                      <w:rPr>
                                        <w:noProof/>
                                      </w:rPr>
                                      <w:drawing>
                                        <wp:inline distT="0" distB="0" distL="0" distR="0" wp14:anchorId="34B79376" wp14:editId="01A0F7E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del>
                                  <w:ins w:id="29" w:author="spencer.swartz@gmail.com" w:date="2017-02-19T19:01:00Z">
                                    <w:r>
                                      <w:rPr>
                                        <w:noProof/>
                                      </w:rPr>
                                      <w:drawing>
                                        <wp:inline distT="0" distB="0" distL="0" distR="0" wp14:anchorId="292BEA68" wp14:editId="14CC61BD">
                                          <wp:extent cx="3438144" cy="26060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stretch>
                                                    <a:fillRect/>
                                                  </a:stretch>
                                                </pic:blipFill>
                                                <pic:spPr>
                                                  <a:xfrm>
                                                    <a:off x="0" y="0"/>
                                                    <a:ext cx="3438144" cy="2606040"/>
                                                  </a:xfrm>
                                                  <a:prstGeom prst="rect">
                                                    <a:avLst/>
                                                  </a:prstGeom>
                                                </pic:spPr>
                                              </pic:pic>
                                            </a:graphicData>
                                          </a:graphic>
                                        </wp:inline>
                                      </w:drawing>
                                    </w:r>
                                  </w:ins>
                                </w:p>
                                <w:p w14:paraId="0B68E95C" w14:textId="77777777" w:rsidR="00C11B81" w:rsidRDefault="00C11B81">
                                  <w:pPr>
                                    <w:jc w:val="right"/>
                                  </w:pPr>
                                  <w:ins w:id="30" w:author="spencer.swartz@gmail.com" w:date="2017-02-19T19:01:00Z">
                                    <w:r>
                                      <w:rPr>
                                        <w:noProof/>
                                      </w:rPr>
                                      <w:drawing>
                                        <wp:inline distT="0" distB="0" distL="0" distR="0" wp14:anchorId="7FCE4DD9" wp14:editId="288D74E5">
                                          <wp:extent cx="3440279" cy="2409825"/>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stretch>
                                                    <a:fillRect/>
                                                  </a:stretch>
                                                </pic:blipFill>
                                                <pic:spPr>
                                                  <a:xfrm>
                                                    <a:off x="0" y="0"/>
                                                    <a:ext cx="3444150" cy="2412536"/>
                                                  </a:xfrm>
                                                  <a:prstGeom prst="rect">
                                                    <a:avLst/>
                                                  </a:prstGeom>
                                                </pic:spPr>
                                              </pic:pic>
                                            </a:graphicData>
                                          </a:graphic>
                                        </wp:inline>
                                      </w:drawing>
                                    </w:r>
                                  </w:ins>
                                </w:p>
                                <w:sdt>
                                  <w:sdtPr>
                                    <w:rPr>
                                      <w:rFonts w:asciiTheme="majorHAnsi" w:eastAsia="Times New Roman" w:hAnsiTheme="majorHAnsi" w:cstheme="majorHAnsi"/>
                                      <w:b/>
                                      <w:color w:val="000000"/>
                                      <w:sz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2CD3322" w14:textId="7E440454" w:rsidR="00C11B81" w:rsidRDefault="00C11B81">
                                      <w:pPr>
                                        <w:pStyle w:val="NoSpacing"/>
                                        <w:spacing w:line="312" w:lineRule="auto"/>
                                        <w:jc w:val="center"/>
                                        <w:rPr>
                                          <w:caps/>
                                          <w:color w:val="191919" w:themeColor="text1" w:themeTint="E6"/>
                                          <w:sz w:val="72"/>
                                          <w:szCs w:val="72"/>
                                          <w:rPrChange w:id="31" w:author="spencer.swartz@gmail.com" w:date="2017-02-19T19:02:00Z">
                                            <w:rPr/>
                                          </w:rPrChange>
                                        </w:rPr>
                                        <w:pPrChange w:id="32" w:author="spencer.swartz@gmail.com" w:date="2017-02-19T19:09:00Z">
                                          <w:pPr>
                                            <w:pStyle w:val="NoSpacing"/>
                                            <w:spacing w:line="312" w:lineRule="auto"/>
                                            <w:jc w:val="right"/>
                                          </w:pPr>
                                        </w:pPrChange>
                                      </w:pPr>
                                      <w:ins w:id="33" w:author="spencer.swartz@gmail.com" w:date="2017-02-22T19:11:00Z">
                                        <w:r>
                                          <w:rPr>
                                            <w:rFonts w:asciiTheme="majorHAnsi" w:eastAsia="Times New Roman" w:hAnsiTheme="majorHAnsi" w:cstheme="majorHAnsi"/>
                                            <w:b/>
                                            <w:color w:val="000000"/>
                                            <w:sz w:val="36"/>
                                          </w:rPr>
                                          <w:t>Identifying Problems Related to Maternal and Infant Death Rates and Proposed Interventions in Ethiopia</w:t>
                                        </w:r>
                                      </w:ins>
                                    </w:p>
                                  </w:sdtContent>
                                </w:sdt>
                                <w:sdt>
                                  <w:sdtPr>
                                    <w:rPr>
                                      <w:rFonts w:asciiTheme="majorHAnsi" w:hAnsiTheme="majorHAnsi"/>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52F73FC" w14:textId="55A69941" w:rsidR="00C11B81" w:rsidRPr="00D10772" w:rsidRDefault="00C11B81">
                                      <w:pPr>
                                        <w:jc w:val="center"/>
                                        <w:rPr>
                                          <w:szCs w:val="24"/>
                                        </w:rPr>
                                        <w:pPrChange w:id="34" w:author="spencer.swartz@gmail.com" w:date="2017-02-22T19:13:00Z">
                                          <w:pPr>
                                            <w:jc w:val="right"/>
                                          </w:pPr>
                                        </w:pPrChange>
                                      </w:pPr>
                                      <w:ins w:id="35" w:author="spencer.swartz@gmail.com" w:date="2017-02-22T19:12:00Z">
                                        <w:r>
                                          <w:rPr>
                                            <w:rFonts w:asciiTheme="majorHAnsi" w:hAnsiTheme="majorHAnsi"/>
                                            <w:color w:val="000000" w:themeColor="text1"/>
                                          </w:rPr>
                                          <w:t>World Health Organization</w:t>
                                        </w:r>
                                      </w:ins>
                                    </w:p>
                                  </w:sdtContent>
                                </w:sdt>
                              </w:tc>
                              <w:tc>
                                <w:tcPr>
                                  <w:tcW w:w="1983" w:type="pct"/>
                                  <w:vAlign w:val="center"/>
                                  <w:tcPrChange w:id="36" w:author="spencer.swartz@gmail.com" w:date="2017-02-19T19:04:00Z">
                                    <w:tcPr>
                                      <w:tcW w:w="2432" w:type="pct"/>
                                      <w:vAlign w:val="center"/>
                                    </w:tcPr>
                                  </w:tcPrChange>
                                </w:tcPr>
                                <w:p w14:paraId="2881576D" w14:textId="77777777" w:rsidR="00C11B81" w:rsidDel="0040322F" w:rsidRDefault="00C11B81">
                                  <w:pPr>
                                    <w:pStyle w:val="NoSpacing"/>
                                    <w:rPr>
                                      <w:del w:id="37" w:author="spencer.swartz@gmail.com" w:date="2017-02-19T19:07:00Z"/>
                                      <w:caps/>
                                      <w:color w:val="ED7D31" w:themeColor="accent2"/>
                                      <w:sz w:val="26"/>
                                      <w:szCs w:val="26"/>
                                    </w:rPr>
                                  </w:pPr>
                                  <w:del w:id="38" w:author="spencer.swartz@gmail.com" w:date="2017-02-19T19:07:00Z">
                                    <w:r w:rsidDel="0040322F">
                                      <w:rPr>
                                        <w:caps/>
                                        <w:color w:val="ED7D31" w:themeColor="accent2"/>
                                        <w:sz w:val="26"/>
                                        <w:szCs w:val="26"/>
                                      </w:rPr>
                                      <w:delText>Abstract</w:delText>
                                    </w:r>
                                  </w:del>
                                </w:p>
                                <w:sdt>
                                  <w:sdtPr>
                                    <w:rPr>
                                      <w:rFonts w:asciiTheme="majorHAnsi" w:hAnsiTheme="majorHAnsi" w:cstheme="majorHAnsi"/>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503B204" w14:textId="5651711C" w:rsidR="00C11B81" w:rsidRDefault="00C11B81" w:rsidP="00004306">
                                      <w:pPr>
                                        <w:ind w:left="-5" w:right="15" w:firstLine="5"/>
                                        <w:rPr>
                                          <w:color w:val="000000" w:themeColor="text1"/>
                                        </w:rPr>
                                      </w:pPr>
                                      <w:r>
                                        <w:rPr>
                                          <w:rFonts w:asciiTheme="majorHAnsi" w:hAnsiTheme="majorHAnsi" w:cstheme="majorHAnsi"/>
                                          <w:color w:val="000000" w:themeColor="text1"/>
                                        </w:rPr>
                                        <w:t xml:space="preserve">     </w:t>
                                      </w:r>
                                    </w:p>
                                  </w:sdtContent>
                                </w:sdt>
                                <w:customXmlDelRangeStart w:id="39" w:author="spencer.swartz@gmail.com" w:date="2017-02-19T19:03:00Z"/>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customXmlDelRangeEnd w:id="39"/>
                                    <w:p w14:paraId="79D0E684" w14:textId="77777777" w:rsidR="00C11B81" w:rsidRDefault="00C11B81">
                                      <w:pPr>
                                        <w:pStyle w:val="NoSpacing"/>
                                        <w:rPr>
                                          <w:color w:val="ED7D31" w:themeColor="accent2"/>
                                          <w:sz w:val="26"/>
                                          <w:szCs w:val="26"/>
                                        </w:rPr>
                                      </w:pPr>
                                    </w:p>
                                    <w:customXmlDelRangeStart w:id="40" w:author="spencer.swartz@gmail.com" w:date="2017-02-19T19:03:00Z"/>
                                  </w:sdtContent>
                                </w:sdt>
                                <w:customXmlDelRangeEnd w:id="40"/>
                                <w:p w14:paraId="5E285674" w14:textId="6A328493" w:rsidR="00C11B81" w:rsidRDefault="00C11B81" w:rsidP="00D1077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ins w:id="41" w:author="spencer.swartz@gmail.com" w:date="2017-02-19T19:03:00Z">
                                        <w:r>
                                          <w:rPr>
                                            <w:color w:val="44546A" w:themeColor="text2"/>
                                          </w:rPr>
                                          <w:t>22-</w:t>
                                        </w:r>
                                        <w:r w:rsidRPr="0040322F">
                                          <w:rPr>
                                            <w:color w:val="44546A" w:themeColor="text2"/>
                                          </w:rPr>
                                          <w:t>25 February 2005</w:t>
                                        </w:r>
                                      </w:ins>
                                    </w:sdtContent>
                                  </w:sdt>
                                </w:p>
                              </w:tc>
                            </w:tr>
                          </w:tbl>
                          <w:p w14:paraId="541041B6" w14:textId="77777777" w:rsidR="00C11B81" w:rsidRDefault="00C11B81"/>
                        </w:txbxContent>
                      </v:textbox>
                      <w10:wrap anchorx="page" anchory="page"/>
                    </v:shape>
                  </w:pict>
                </mc:Fallback>
              </mc:AlternateContent>
            </w:r>
            <w:r>
              <w:rPr>
                <w:b/>
                <w:sz w:val="32"/>
              </w:rPr>
              <w:br w:type="page"/>
            </w:r>
          </w:ins>
        </w:p>
        <w:customXmlInsRangeStart w:id="42" w:author="spencer.swartz@gmail.com" w:date="2017-02-19T18:59:00Z"/>
      </w:sdtContent>
    </w:sdt>
    <w:customXmlInsRangeEnd w:id="42"/>
    <w:p w14:paraId="1B4ED866" w14:textId="4A9BCB52" w:rsidR="00865654" w:rsidRDefault="00865654">
      <w:pPr>
        <w:pStyle w:val="Heading1"/>
        <w:rPr>
          <w:ins w:id="43" w:author="spencer.swartz@gmail.com" w:date="2017-02-21T18:41:00Z"/>
        </w:rPr>
        <w:pPrChange w:id="44" w:author="spencer.swartz@gmail.com" w:date="2017-02-19T19:14:00Z">
          <w:pPr>
            <w:pStyle w:val="Heading1"/>
            <w:ind w:left="0" w:right="-21"/>
          </w:pPr>
        </w:pPrChange>
      </w:pPr>
      <w:bookmarkStart w:id="45" w:name="_Toc475557845"/>
      <w:ins w:id="46" w:author="spencer.swartz@gmail.com" w:date="2017-02-19T19:10:00Z">
        <w:r w:rsidRPr="00865654">
          <w:lastRenderedPageBreak/>
          <w:t>Executive summary</w:t>
        </w:r>
        <w:bookmarkEnd w:id="45"/>
        <w:r w:rsidRPr="00865654">
          <w:t xml:space="preserve"> </w:t>
        </w:r>
      </w:ins>
    </w:p>
    <w:p w14:paraId="55D3F25D" w14:textId="006ABC10" w:rsidR="009623EA" w:rsidRDefault="009623EA">
      <w:pPr>
        <w:rPr>
          <w:ins w:id="47" w:author="spencer.swartz@gmail.com" w:date="2017-02-21T18:54:00Z"/>
        </w:rPr>
        <w:pPrChange w:id="48" w:author="spencer.swartz@gmail.com" w:date="2017-02-21T18:41:00Z">
          <w:pPr>
            <w:pStyle w:val="Heading1"/>
            <w:ind w:left="0" w:right="-21"/>
          </w:pPr>
        </w:pPrChange>
      </w:pPr>
      <w:ins w:id="49" w:author="spencer.swartz@gmail.com" w:date="2017-02-21T18:41:00Z">
        <w:r>
          <w:t xml:space="preserve">This document was </w:t>
        </w:r>
      </w:ins>
      <w:ins w:id="50" w:author="spencer.swartz@gmail.com" w:date="2017-02-21T18:42:00Z">
        <w:r>
          <w:t>developed</w:t>
        </w:r>
      </w:ins>
      <w:ins w:id="51" w:author="spencer.swartz@gmail.com" w:date="2017-02-21T18:41:00Z">
        <w:r>
          <w:t xml:space="preserve"> for the World Health Organization’s (WHO) central office</w:t>
        </w:r>
      </w:ins>
      <w:ins w:id="52" w:author="spencer.swartz@gmail.com" w:date="2017-02-21T18:48:00Z">
        <w:r>
          <w:t xml:space="preserve"> and</w:t>
        </w:r>
      </w:ins>
      <w:ins w:id="53" w:author="spencer.swartz@gmail.com" w:date="2017-02-21T18:41:00Z">
        <w:r>
          <w:t xml:space="preserve"> </w:t>
        </w:r>
      </w:ins>
      <w:ins w:id="54" w:author="spencer.swartz@gmail.com" w:date="2017-02-21T18:48:00Z">
        <w:r>
          <w:t>the key stakeholders within the Ethiopia health system</w:t>
        </w:r>
      </w:ins>
      <w:ins w:id="55" w:author="spencer.swartz@gmail.com" w:date="2017-02-21T19:31:00Z">
        <w:r w:rsidR="00F5110F">
          <w:t xml:space="preserve">. This document </w:t>
        </w:r>
      </w:ins>
      <w:ins w:id="56" w:author="spencer.swartz@gmail.com" w:date="2017-02-21T19:34:00Z">
        <w:r w:rsidR="00F5110F">
          <w:t>addresses</w:t>
        </w:r>
      </w:ins>
      <w:ins w:id="57" w:author="spencer.swartz@gmail.com" w:date="2017-02-21T19:31:00Z">
        <w:r w:rsidR="00F5110F">
          <w:t xml:space="preserve"> the outcome</w:t>
        </w:r>
      </w:ins>
      <w:ins w:id="58" w:author="spencer.swartz@gmail.com" w:date="2017-02-21T19:33:00Z">
        <w:r w:rsidR="00F5110F">
          <w:t>s</w:t>
        </w:r>
      </w:ins>
      <w:ins w:id="59" w:author="spencer.swartz@gmail.com" w:date="2017-02-21T19:31:00Z">
        <w:r w:rsidR="00F5110F">
          <w:t xml:space="preserve"> from meeting and field visits</w:t>
        </w:r>
      </w:ins>
      <w:ins w:id="60" w:author="spencer.swartz@gmail.com" w:date="2017-02-21T19:34:00Z">
        <w:r w:rsidR="00F5110F">
          <w:t xml:space="preserve"> with top health officials</w:t>
        </w:r>
      </w:ins>
      <w:ins w:id="61" w:author="spencer.swartz@gmail.com" w:date="2017-02-21T19:33:00Z">
        <w:r w:rsidR="00F5110F">
          <w:t xml:space="preserve"> in relation to the high maternal</w:t>
        </w:r>
      </w:ins>
      <w:ins w:id="62" w:author="spencer.swartz@gmail.com" w:date="2017-02-21T19:56:00Z">
        <w:r w:rsidR="00F348CD">
          <w:t xml:space="preserve"> and infant</w:t>
        </w:r>
      </w:ins>
      <w:ins w:id="63" w:author="spencer.swartz@gmail.com" w:date="2017-02-21T19:33:00Z">
        <w:r w:rsidR="00F5110F">
          <w:t xml:space="preserve"> mortal</w:t>
        </w:r>
      </w:ins>
      <w:ins w:id="64" w:author="spencer.swartz@gmail.com" w:date="2017-02-21T19:56:00Z">
        <w:r w:rsidR="00F348CD">
          <w:t>ity</w:t>
        </w:r>
      </w:ins>
      <w:ins w:id="65" w:author="spencer.swartz@gmail.com" w:date="2017-02-21T19:33:00Z">
        <w:r w:rsidR="00F5110F">
          <w:t xml:space="preserve"> rate in Ethiopia</w:t>
        </w:r>
      </w:ins>
    </w:p>
    <w:p w14:paraId="3BC7E5FC" w14:textId="764790A3" w:rsidR="00E127D8" w:rsidRPr="000B0FA2" w:rsidRDefault="00E127D8">
      <w:pPr>
        <w:rPr>
          <w:ins w:id="66" w:author="spencer.swartz@gmail.com" w:date="2017-02-19T19:10:00Z"/>
        </w:rPr>
        <w:pPrChange w:id="67" w:author="spencer.swartz@gmail.com" w:date="2017-02-21T19:10:00Z">
          <w:pPr>
            <w:pStyle w:val="Heading1"/>
            <w:ind w:left="0" w:right="-21"/>
          </w:pPr>
        </w:pPrChange>
      </w:pPr>
      <w:ins w:id="68" w:author="spencer.swartz@gmail.com" w:date="2017-02-21T18:54:00Z">
        <w:r w:rsidRPr="00763597">
          <w:rPr>
            <w:rFonts w:cstheme="minorHAnsi"/>
          </w:rPr>
          <w:t xml:space="preserve">Field visits were made </w:t>
        </w:r>
      </w:ins>
      <w:ins w:id="69" w:author="spencer.swartz@gmail.com" w:date="2017-02-21T18:57:00Z">
        <w:r>
          <w:rPr>
            <w:rFonts w:cstheme="minorHAnsi"/>
          </w:rPr>
          <w:t xml:space="preserve">to health </w:t>
        </w:r>
      </w:ins>
      <w:ins w:id="70" w:author="spencer.swartz@gmail.com" w:date="2017-02-21T19:30:00Z">
        <w:r w:rsidR="00F5110F">
          <w:rPr>
            <w:rFonts w:cstheme="minorHAnsi"/>
          </w:rPr>
          <w:t>facilities</w:t>
        </w:r>
      </w:ins>
      <w:ins w:id="71" w:author="spencer.swartz@gmail.com" w:date="2017-02-21T18:57:00Z">
        <w:r>
          <w:rPr>
            <w:rFonts w:cstheme="minorHAnsi"/>
          </w:rPr>
          <w:t xml:space="preserve"> </w:t>
        </w:r>
      </w:ins>
      <w:ins w:id="72" w:author="spencer.swartz@gmail.com" w:date="2017-02-21T18:54:00Z">
        <w:r w:rsidRPr="00763597">
          <w:rPr>
            <w:rFonts w:cstheme="minorHAnsi"/>
          </w:rPr>
          <w:t xml:space="preserve">by a team </w:t>
        </w:r>
      </w:ins>
      <w:ins w:id="73" w:author="spencer.swartz@gmail.com" w:date="2017-02-21T18:57:00Z">
        <w:r>
          <w:rPr>
            <w:rFonts w:cstheme="minorHAnsi"/>
          </w:rPr>
          <w:t xml:space="preserve">including </w:t>
        </w:r>
      </w:ins>
      <w:ins w:id="74" w:author="spencer.swartz@gmail.com" w:date="2017-02-21T18:54:00Z">
        <w:r w:rsidRPr="00763597">
          <w:rPr>
            <w:rFonts w:cstheme="minorHAnsi"/>
          </w:rPr>
          <w:t xml:space="preserve">WHO staff, </w:t>
        </w:r>
      </w:ins>
      <w:ins w:id="75" w:author="spencer.swartz@gmail.com" w:date="2017-02-21T18:58:00Z">
        <w:r>
          <w:rPr>
            <w:rFonts w:cstheme="minorHAnsi"/>
          </w:rPr>
          <w:t>Ethiopian</w:t>
        </w:r>
      </w:ins>
      <w:ins w:id="76" w:author="spencer.swartz@gmail.com" w:date="2017-02-21T18:54:00Z">
        <w:r w:rsidRPr="00763597">
          <w:rPr>
            <w:rFonts w:cstheme="minorHAnsi"/>
          </w:rPr>
          <w:t xml:space="preserve"> </w:t>
        </w:r>
      </w:ins>
      <w:ins w:id="77" w:author="spencer.swartz@gmail.com" w:date="2017-02-21T18:58:00Z">
        <w:r>
          <w:rPr>
            <w:rFonts w:cstheme="minorHAnsi"/>
          </w:rPr>
          <w:t>government officials</w:t>
        </w:r>
      </w:ins>
      <w:ins w:id="78" w:author="spencer.swartz@gmail.com" w:date="2017-02-21T18:54:00Z">
        <w:r w:rsidRPr="00763597">
          <w:rPr>
            <w:rFonts w:cstheme="minorHAnsi"/>
          </w:rPr>
          <w:t xml:space="preserve"> and key health providers</w:t>
        </w:r>
      </w:ins>
      <w:ins w:id="79" w:author="spencer.swartz@gmail.com" w:date="2017-02-21T18:59:00Z">
        <w:r>
          <w:rPr>
            <w:rFonts w:cstheme="minorHAnsi"/>
          </w:rPr>
          <w:t xml:space="preserve"> to identify deficiencies within a various health centers</w:t>
        </w:r>
      </w:ins>
      <w:ins w:id="80" w:author="spencer.swartz@gmail.com" w:date="2017-02-21T18:54:00Z">
        <w:r w:rsidR="007F0806">
          <w:rPr>
            <w:rFonts w:cstheme="minorHAnsi"/>
          </w:rPr>
          <w:t xml:space="preserve">. </w:t>
        </w:r>
      </w:ins>
      <w:ins w:id="81" w:author="spencer.swartz@gmail.com" w:date="2017-02-21T19:00:00Z">
        <w:r w:rsidR="007F0806">
          <w:rPr>
            <w:rFonts w:cstheme="minorHAnsi"/>
          </w:rPr>
          <w:t xml:space="preserve">In addition, </w:t>
        </w:r>
      </w:ins>
      <w:ins w:id="82" w:author="spencer.swartz@gmail.com" w:date="2017-02-21T18:54:00Z">
        <w:r w:rsidR="007F0806">
          <w:rPr>
            <w:rFonts w:cstheme="minorHAnsi"/>
          </w:rPr>
          <w:t>d</w:t>
        </w:r>
        <w:r w:rsidRPr="00763597">
          <w:rPr>
            <w:rFonts w:cstheme="minorHAnsi"/>
          </w:rPr>
          <w:t xml:space="preserve">iscussions were held with the staff of </w:t>
        </w:r>
      </w:ins>
      <w:ins w:id="83" w:author="spencer.swartz@gmail.com" w:date="2017-02-21T19:00:00Z">
        <w:r w:rsidR="007F0806">
          <w:rPr>
            <w:rFonts w:cstheme="minorHAnsi"/>
          </w:rPr>
          <w:t>multiple</w:t>
        </w:r>
      </w:ins>
      <w:ins w:id="84" w:author="spencer.swartz@gmail.com" w:date="2017-02-21T18:54:00Z">
        <w:r w:rsidRPr="00763597">
          <w:rPr>
            <w:rFonts w:cstheme="minorHAnsi"/>
          </w:rPr>
          <w:t xml:space="preserve"> health facilities (</w:t>
        </w:r>
      </w:ins>
      <w:ins w:id="85" w:author="spencer.swartz@gmail.com" w:date="2017-02-21T19:00:00Z">
        <w:r w:rsidR="007F0806">
          <w:rPr>
            <w:rFonts w:cstheme="minorHAnsi"/>
          </w:rPr>
          <w:t xml:space="preserve">including: </w:t>
        </w:r>
      </w:ins>
      <w:ins w:id="86" w:author="spencer.swartz@gmail.com" w:date="2017-02-21T18:54:00Z">
        <w:r w:rsidR="007F0806">
          <w:rPr>
            <w:rFonts w:cstheme="minorHAnsi"/>
          </w:rPr>
          <w:t>regional/</w:t>
        </w:r>
        <w:r w:rsidRPr="00763597">
          <w:rPr>
            <w:rFonts w:cstheme="minorHAnsi"/>
          </w:rPr>
          <w:t xml:space="preserve">district hospitals and health centers) in Addis Ababa, Awassa, and Dilla in </w:t>
        </w:r>
      </w:ins>
      <w:ins w:id="87" w:author="spencer.swartz@gmail.com" w:date="2017-02-21T19:02:00Z">
        <w:r w:rsidR="007F0806">
          <w:rPr>
            <w:rFonts w:cstheme="minorHAnsi"/>
          </w:rPr>
          <w:t xml:space="preserve">the </w:t>
        </w:r>
      </w:ins>
      <w:ins w:id="88" w:author="spencer.swartz@gmail.com" w:date="2017-02-21T18:54:00Z">
        <w:r w:rsidRPr="00763597">
          <w:rPr>
            <w:rFonts w:cstheme="minorHAnsi"/>
          </w:rPr>
          <w:t xml:space="preserve">South Nation Nationalities &amp; Peoples Region (SNNPR). </w:t>
        </w:r>
      </w:ins>
    </w:p>
    <w:p w14:paraId="5ADB40CD" w14:textId="14B56D00" w:rsidR="00931151" w:rsidRDefault="00931151" w:rsidP="00931151">
      <w:pPr>
        <w:rPr>
          <w:ins w:id="89" w:author="spencer.swartz@gmail.com" w:date="2017-02-21T19:10:00Z"/>
          <w:rFonts w:cstheme="minorHAnsi"/>
        </w:rPr>
      </w:pPr>
      <w:ins w:id="90" w:author="spencer.swartz@gmail.com" w:date="2017-02-21T19:10:00Z">
        <w:r w:rsidRPr="00763597">
          <w:rPr>
            <w:rFonts w:cstheme="minorHAnsi"/>
          </w:rPr>
          <w:t xml:space="preserve">The problems identified </w:t>
        </w:r>
        <w:r>
          <w:rPr>
            <w:rFonts w:cstheme="minorHAnsi"/>
          </w:rPr>
          <w:t xml:space="preserve">from </w:t>
        </w:r>
      </w:ins>
      <w:ins w:id="91" w:author="spencer.swartz@gmail.com" w:date="2017-02-21T19:13:00Z">
        <w:r>
          <w:rPr>
            <w:rFonts w:cstheme="minorHAnsi"/>
          </w:rPr>
          <w:t xml:space="preserve">the visits </w:t>
        </w:r>
      </w:ins>
      <w:ins w:id="92" w:author="spencer.swartz@gmail.com" w:date="2017-02-21T19:10:00Z">
        <w:r w:rsidRPr="00763597">
          <w:rPr>
            <w:rFonts w:cstheme="minorHAnsi"/>
          </w:rPr>
          <w:t>were</w:t>
        </w:r>
        <w:r>
          <w:rPr>
            <w:rFonts w:cstheme="minorHAnsi"/>
          </w:rPr>
          <w:t>:</w:t>
        </w:r>
      </w:ins>
    </w:p>
    <w:p w14:paraId="2851CFFE" w14:textId="77777777" w:rsidR="00931151" w:rsidRPr="00CE2AA3" w:rsidRDefault="00931151" w:rsidP="00931151">
      <w:pPr>
        <w:pStyle w:val="ListParagraph"/>
        <w:numPr>
          <w:ilvl w:val="0"/>
          <w:numId w:val="46"/>
        </w:numPr>
        <w:rPr>
          <w:ins w:id="93" w:author="spencer.swartz@gmail.com" w:date="2017-02-21T19:10:00Z"/>
        </w:rPr>
      </w:pPr>
      <w:ins w:id="94" w:author="spencer.swartz@gmail.com" w:date="2017-02-21T19:10:00Z">
        <w:r w:rsidRPr="00CE2AA3">
          <w:rPr>
            <w:rFonts w:cstheme="minorHAnsi"/>
          </w:rPr>
          <w:t>lack of specialists (surgeons, obstetrics, anesthetists)</w:t>
        </w:r>
        <w:r>
          <w:rPr>
            <w:rFonts w:cstheme="minorHAnsi"/>
          </w:rPr>
          <w:t>,</w:t>
        </w:r>
      </w:ins>
    </w:p>
    <w:p w14:paraId="65A4FCBE" w14:textId="77777777" w:rsidR="00931151" w:rsidRPr="00CE2AA3" w:rsidRDefault="00931151" w:rsidP="00931151">
      <w:pPr>
        <w:pStyle w:val="ListParagraph"/>
        <w:numPr>
          <w:ilvl w:val="0"/>
          <w:numId w:val="46"/>
        </w:numPr>
        <w:rPr>
          <w:ins w:id="95" w:author="spencer.swartz@gmail.com" w:date="2017-02-21T19:10:00Z"/>
        </w:rPr>
      </w:pPr>
      <w:ins w:id="96" w:author="spencer.swartz@gmail.com" w:date="2017-02-21T19:10:00Z">
        <w:r w:rsidRPr="00CE2AA3">
          <w:rPr>
            <w:rFonts w:cstheme="minorHAnsi"/>
          </w:rPr>
          <w:t>inadequate training to perform emergency surgical procedures safely for trauma</w:t>
        </w:r>
        <w:r>
          <w:rPr>
            <w:rFonts w:cstheme="minorHAnsi"/>
          </w:rPr>
          <w:t>,</w:t>
        </w:r>
      </w:ins>
    </w:p>
    <w:p w14:paraId="0580EB14" w14:textId="77777777" w:rsidR="00931151" w:rsidRPr="00CE2AA3" w:rsidRDefault="00931151" w:rsidP="00931151">
      <w:pPr>
        <w:pStyle w:val="ListParagraph"/>
        <w:numPr>
          <w:ilvl w:val="0"/>
          <w:numId w:val="46"/>
        </w:numPr>
        <w:rPr>
          <w:ins w:id="97" w:author="spencer.swartz@gmail.com" w:date="2017-02-21T19:10:00Z"/>
        </w:rPr>
      </w:pPr>
      <w:ins w:id="98" w:author="spencer.swartz@gmail.com" w:date="2017-02-21T19:10:00Z">
        <w:r w:rsidRPr="00CE2AA3">
          <w:rPr>
            <w:rFonts w:cstheme="minorHAnsi"/>
          </w:rPr>
          <w:t>pregnancy related complications and anesthesia</w:t>
        </w:r>
        <w:r>
          <w:rPr>
            <w:rFonts w:cstheme="minorHAnsi"/>
          </w:rPr>
          <w:t>,</w:t>
        </w:r>
      </w:ins>
    </w:p>
    <w:p w14:paraId="3DC720E1" w14:textId="77777777" w:rsidR="00931151" w:rsidRPr="00CE2AA3" w:rsidRDefault="00931151" w:rsidP="00931151">
      <w:pPr>
        <w:pStyle w:val="ListParagraph"/>
        <w:numPr>
          <w:ilvl w:val="0"/>
          <w:numId w:val="46"/>
        </w:numPr>
        <w:rPr>
          <w:ins w:id="99" w:author="spencer.swartz@gmail.com" w:date="2017-02-21T19:10:00Z"/>
        </w:rPr>
      </w:pPr>
      <w:ins w:id="100" w:author="spencer.swartz@gmail.com" w:date="2017-02-21T19:10:00Z">
        <w:r w:rsidRPr="00CE2AA3">
          <w:rPr>
            <w:rFonts w:cstheme="minorHAnsi"/>
          </w:rPr>
          <w:t>lack of basic emergency equipment linked to the emergency surgical procedures</w:t>
        </w:r>
        <w:r>
          <w:rPr>
            <w:rFonts w:cstheme="minorHAnsi"/>
          </w:rPr>
          <w:t>,</w:t>
        </w:r>
      </w:ins>
    </w:p>
    <w:p w14:paraId="1B451D93" w14:textId="77777777" w:rsidR="00931151" w:rsidRPr="00CE2AA3" w:rsidRDefault="00931151" w:rsidP="00931151">
      <w:pPr>
        <w:pStyle w:val="ListParagraph"/>
        <w:numPr>
          <w:ilvl w:val="0"/>
          <w:numId w:val="46"/>
        </w:numPr>
        <w:rPr>
          <w:ins w:id="101" w:author="spencer.swartz@gmail.com" w:date="2017-02-21T19:10:00Z"/>
        </w:rPr>
      </w:pPr>
      <w:ins w:id="102" w:author="spencer.swartz@gmail.com" w:date="2017-02-21T19:10:00Z">
        <w:r w:rsidRPr="00CE2AA3">
          <w:rPr>
            <w:rFonts w:cstheme="minorHAnsi"/>
          </w:rPr>
          <w:t>inadequate training in use</w:t>
        </w:r>
        <w:r>
          <w:rPr>
            <w:rFonts w:cstheme="minorHAnsi"/>
          </w:rPr>
          <w:t>,</w:t>
        </w:r>
      </w:ins>
    </w:p>
    <w:p w14:paraId="458C4EF8" w14:textId="77777777" w:rsidR="00931151" w:rsidRPr="00CE2AA3" w:rsidRDefault="00931151" w:rsidP="00931151">
      <w:pPr>
        <w:pStyle w:val="ListParagraph"/>
        <w:numPr>
          <w:ilvl w:val="0"/>
          <w:numId w:val="46"/>
        </w:numPr>
        <w:rPr>
          <w:ins w:id="103" w:author="spencer.swartz@gmail.com" w:date="2017-02-21T19:10:00Z"/>
        </w:rPr>
      </w:pPr>
      <w:ins w:id="104" w:author="spencer.swartz@gmail.com" w:date="2017-02-21T19:10:00Z">
        <w:r>
          <w:rPr>
            <w:rFonts w:cstheme="minorHAnsi"/>
          </w:rPr>
          <w:t xml:space="preserve">poor </w:t>
        </w:r>
        <w:r w:rsidRPr="00CE2AA3">
          <w:rPr>
            <w:rFonts w:cstheme="minorHAnsi"/>
          </w:rPr>
          <w:t>maintenance and procurement of basic emergency equipment</w:t>
        </w:r>
        <w:r>
          <w:rPr>
            <w:rFonts w:cstheme="minorHAnsi"/>
          </w:rPr>
          <w:t>, and</w:t>
        </w:r>
      </w:ins>
    </w:p>
    <w:p w14:paraId="32BE4D45" w14:textId="77777777" w:rsidR="00931151" w:rsidRPr="00CE2AA3" w:rsidRDefault="00931151" w:rsidP="00931151">
      <w:pPr>
        <w:pStyle w:val="ListParagraph"/>
        <w:numPr>
          <w:ilvl w:val="0"/>
          <w:numId w:val="46"/>
        </w:numPr>
        <w:rPr>
          <w:ins w:id="105" w:author="spencer.swartz@gmail.com" w:date="2017-02-21T19:10:00Z"/>
        </w:rPr>
      </w:pPr>
      <w:ins w:id="106" w:author="spencer.swartz@gmail.com" w:date="2017-02-21T19:10:00Z">
        <w:r w:rsidRPr="00CE2AA3">
          <w:rPr>
            <w:rFonts w:cstheme="minorHAnsi"/>
          </w:rPr>
          <w:t>lack of standard protocols.</w:t>
        </w:r>
      </w:ins>
    </w:p>
    <w:p w14:paraId="5950CD0E" w14:textId="2BD62E3B" w:rsidR="00931151" w:rsidRDefault="00931151">
      <w:pPr>
        <w:ind w:right="-14"/>
        <w:rPr>
          <w:ins w:id="107" w:author="spencer.swartz@gmail.com" w:date="2017-02-21T19:17:00Z"/>
          <w:rFonts w:cstheme="minorHAnsi"/>
        </w:rPr>
        <w:pPrChange w:id="108" w:author="spencer.swartz@gmail.com" w:date="2017-02-21T19:17:00Z">
          <w:pPr>
            <w:ind w:left="0" w:right="-21"/>
          </w:pPr>
        </w:pPrChange>
      </w:pPr>
      <w:ins w:id="109" w:author="spencer.swartz@gmail.com" w:date="2017-02-21T19:17:00Z">
        <w:r>
          <w:rPr>
            <w:rFonts w:cstheme="minorHAnsi"/>
          </w:rPr>
          <w:t xml:space="preserve">To address these </w:t>
        </w:r>
      </w:ins>
      <w:ins w:id="110" w:author="spencer.swartz@gmail.com" w:date="2017-02-21T19:18:00Z">
        <w:r>
          <w:rPr>
            <w:rFonts w:cstheme="minorHAnsi"/>
          </w:rPr>
          <w:t>concerns</w:t>
        </w:r>
      </w:ins>
      <w:ins w:id="111" w:author="spencer.swartz@gmail.com" w:date="2017-02-21T19:19:00Z">
        <w:r>
          <w:rPr>
            <w:rFonts w:cstheme="minorHAnsi"/>
          </w:rPr>
          <w:t>,</w:t>
        </w:r>
      </w:ins>
      <w:ins w:id="112" w:author="spencer.swartz@gmail.com" w:date="2017-02-21T19:17:00Z">
        <w:r>
          <w:rPr>
            <w:rFonts w:cstheme="minorHAnsi"/>
          </w:rPr>
          <w:t xml:space="preserve"> meetings were held in </w:t>
        </w:r>
      </w:ins>
      <w:ins w:id="113" w:author="spencer.swartz@gmail.com" w:date="2017-02-21T19:18:00Z">
        <w:r>
          <w:rPr>
            <w:rFonts w:cstheme="minorHAnsi"/>
          </w:rPr>
          <w:t>collaboration</w:t>
        </w:r>
      </w:ins>
      <w:ins w:id="114" w:author="spencer.swartz@gmail.com" w:date="2017-02-21T19:17:00Z">
        <w:r>
          <w:rPr>
            <w:rFonts w:cstheme="minorHAnsi"/>
          </w:rPr>
          <w:t xml:space="preserve"> </w:t>
        </w:r>
      </w:ins>
      <w:ins w:id="115" w:author="spencer.swartz@gmail.com" w:date="2017-02-21T19:18:00Z">
        <w:r>
          <w:rPr>
            <w:rFonts w:cstheme="minorHAnsi"/>
          </w:rPr>
          <w:t>with the Ministry of Health and the SNNPR State Health Bureau.</w:t>
        </w:r>
      </w:ins>
      <w:ins w:id="116" w:author="spencer.swartz@gmail.com" w:date="2017-02-21T19:20:00Z">
        <w:r w:rsidR="00E908F9">
          <w:rPr>
            <w:rFonts w:cstheme="minorHAnsi"/>
          </w:rPr>
          <w:t xml:space="preserve"> In these meeting WHO officials introduced the </w:t>
        </w:r>
      </w:ins>
      <w:ins w:id="117" w:author="spencer.swartz@gmail.com" w:date="2017-02-21T19:21:00Z">
        <w:r w:rsidR="00E908F9" w:rsidRPr="00763597">
          <w:rPr>
            <w:rFonts w:cstheme="minorHAnsi"/>
          </w:rPr>
          <w:t>“Emergency and Essential Surgical Care”</w:t>
        </w:r>
        <w:r w:rsidR="00E908F9">
          <w:rPr>
            <w:rFonts w:cstheme="minorHAnsi"/>
          </w:rPr>
          <w:t xml:space="preserve"> project, which aims to </w:t>
        </w:r>
        <w:r w:rsidR="00E908F9" w:rsidRPr="00763597">
          <w:rPr>
            <w:rFonts w:cstheme="minorHAnsi"/>
          </w:rPr>
          <w:t>strengthen training of health care personnel at primary health care facilities in emergency and essential surgical skills and linked equipment.</w:t>
        </w:r>
      </w:ins>
      <w:ins w:id="118" w:author="spencer.swartz@gmail.com" w:date="2017-02-21T19:23:00Z">
        <w:r w:rsidR="00E908F9" w:rsidRPr="00E908F9">
          <w:rPr>
            <w:rFonts w:cstheme="minorHAnsi"/>
          </w:rPr>
          <w:t xml:space="preserve"> </w:t>
        </w:r>
        <w:r w:rsidR="00E908F9" w:rsidRPr="00763597">
          <w:rPr>
            <w:rFonts w:cstheme="minorHAnsi"/>
          </w:rPr>
          <w:t xml:space="preserve">This </w:t>
        </w:r>
        <w:r w:rsidR="00E908F9">
          <w:rPr>
            <w:rFonts w:cstheme="minorHAnsi"/>
          </w:rPr>
          <w:t>project</w:t>
        </w:r>
        <w:r w:rsidR="00E908F9" w:rsidRPr="00763597">
          <w:rPr>
            <w:rFonts w:cstheme="minorHAnsi"/>
          </w:rPr>
          <w:t xml:space="preserve"> will empower them, to manage life threatening injuries</w:t>
        </w:r>
        <w:r w:rsidR="00E908F9">
          <w:rPr>
            <w:rFonts w:cstheme="minorHAnsi"/>
          </w:rPr>
          <w:t xml:space="preserve"> and provide </w:t>
        </w:r>
      </w:ins>
      <w:ins w:id="119" w:author="spencer.swartz@gmail.com" w:date="2017-02-21T19:24:00Z">
        <w:r w:rsidR="00E908F9">
          <w:rPr>
            <w:rFonts w:cstheme="minorHAnsi"/>
          </w:rPr>
          <w:t>techniques</w:t>
        </w:r>
      </w:ins>
      <w:ins w:id="120" w:author="spencer.swartz@gmail.com" w:date="2017-02-21T19:23:00Z">
        <w:r w:rsidR="00E908F9">
          <w:rPr>
            <w:rFonts w:cstheme="minorHAnsi"/>
          </w:rPr>
          <w:t xml:space="preserve"> for preventing the spread of infectious </w:t>
        </w:r>
      </w:ins>
      <w:ins w:id="121" w:author="spencer.swartz@gmail.com" w:date="2017-02-21T19:24:00Z">
        <w:r w:rsidR="00E908F9">
          <w:rPr>
            <w:rFonts w:cstheme="minorHAnsi"/>
          </w:rPr>
          <w:t>diseases</w:t>
        </w:r>
      </w:ins>
      <w:ins w:id="122" w:author="spencer.swartz@gmail.com" w:date="2017-02-21T19:35:00Z">
        <w:r w:rsidR="00F5110F">
          <w:rPr>
            <w:rFonts w:cstheme="minorHAnsi"/>
          </w:rPr>
          <w:t xml:space="preserve"> in hopes of lowering the maternal</w:t>
        </w:r>
      </w:ins>
      <w:ins w:id="123" w:author="spencer.swartz@gmail.com" w:date="2017-02-21T19:56:00Z">
        <w:r w:rsidR="00F348CD">
          <w:rPr>
            <w:rFonts w:cstheme="minorHAnsi"/>
          </w:rPr>
          <w:t xml:space="preserve"> and infant</w:t>
        </w:r>
      </w:ins>
      <w:ins w:id="124" w:author="spencer.swartz@gmail.com" w:date="2017-02-21T19:35:00Z">
        <w:r w:rsidR="00F5110F">
          <w:rPr>
            <w:rFonts w:cstheme="minorHAnsi"/>
          </w:rPr>
          <w:t xml:space="preserve"> mortality rate</w:t>
        </w:r>
      </w:ins>
      <w:ins w:id="125" w:author="spencer.swartz@gmail.com" w:date="2017-02-21T19:23:00Z">
        <w:r w:rsidR="00E908F9">
          <w:rPr>
            <w:rFonts w:cstheme="minorHAnsi"/>
          </w:rPr>
          <w:t>.</w:t>
        </w:r>
      </w:ins>
    </w:p>
    <w:p w14:paraId="7306E40C" w14:textId="53079669" w:rsidR="00865654" w:rsidRPr="00763597" w:rsidRDefault="00F5110F">
      <w:pPr>
        <w:ind w:left="0" w:right="-14" w:firstLine="0"/>
        <w:rPr>
          <w:ins w:id="126" w:author="spencer.swartz@gmail.com" w:date="2017-02-19T19:10:00Z"/>
          <w:rFonts w:cstheme="minorHAnsi"/>
        </w:rPr>
        <w:pPrChange w:id="127" w:author="spencer.swartz@gmail.com" w:date="2017-02-19T19:24:00Z">
          <w:pPr>
            <w:ind w:left="0" w:right="-21" w:firstLine="280"/>
          </w:pPr>
        </w:pPrChange>
      </w:pPr>
      <w:ins w:id="128" w:author="spencer.swartz@gmail.com" w:date="2017-02-21T19:36:00Z">
        <w:r>
          <w:rPr>
            <w:rFonts w:cstheme="minorHAnsi"/>
          </w:rPr>
          <w:t xml:space="preserve">The </w:t>
        </w:r>
      </w:ins>
      <w:ins w:id="129" w:author="spencer.swartz@gmail.com" w:date="2017-02-19T19:10:00Z">
        <w:r w:rsidR="00865654" w:rsidRPr="00763597">
          <w:rPr>
            <w:rFonts w:cstheme="minorHAnsi"/>
          </w:rPr>
          <w:t xml:space="preserve">Regional Health Bureau will work in collaboration with the Health Science University to advise in the modification of training curriculum for </w:t>
        </w:r>
      </w:ins>
      <w:ins w:id="130" w:author="spencer.swartz@gmail.com" w:date="2017-02-21T19:36:00Z">
        <w:r>
          <w:rPr>
            <w:rFonts w:cstheme="minorHAnsi"/>
          </w:rPr>
          <w:t xml:space="preserve">the </w:t>
        </w:r>
      </w:ins>
      <w:ins w:id="131" w:author="spencer.swartz@gmail.com" w:date="2017-02-19T19:10:00Z">
        <w:r w:rsidR="00865654" w:rsidRPr="00763597">
          <w:rPr>
            <w:rFonts w:cstheme="minorHAnsi"/>
          </w:rPr>
          <w:t>health officers. WHO training materials will be in</w:t>
        </w:r>
        <w:r w:rsidR="00E908F9">
          <w:rPr>
            <w:rFonts w:cstheme="minorHAnsi"/>
          </w:rPr>
          <w:t xml:space="preserve">corporated in the existing </w:t>
        </w:r>
        <w:r w:rsidR="00865654" w:rsidRPr="00763597">
          <w:rPr>
            <w:rFonts w:cstheme="minorHAnsi"/>
          </w:rPr>
          <w:t xml:space="preserve">basic emergency skills </w:t>
        </w:r>
      </w:ins>
      <w:ins w:id="132" w:author="spencer.swartz@gmail.com" w:date="2017-02-21T19:36:00Z">
        <w:r>
          <w:rPr>
            <w:rFonts w:cstheme="minorHAnsi"/>
          </w:rPr>
          <w:t xml:space="preserve">and </w:t>
        </w:r>
      </w:ins>
      <w:ins w:id="133" w:author="spencer.swartz@gmail.com" w:date="2017-02-19T19:10:00Z">
        <w:r w:rsidR="00865654" w:rsidRPr="00763597">
          <w:rPr>
            <w:rFonts w:cstheme="minorHAnsi"/>
          </w:rPr>
          <w:t xml:space="preserve">training course. </w:t>
        </w:r>
      </w:ins>
    </w:p>
    <w:p w14:paraId="24B42707" w14:textId="1E9285FA" w:rsidR="00865654" w:rsidRPr="003A4413" w:rsidRDefault="00865654">
      <w:pPr>
        <w:spacing w:line="259" w:lineRule="auto"/>
        <w:ind w:left="0" w:right="-14" w:firstLine="0"/>
        <w:rPr>
          <w:ins w:id="134" w:author="spencer.swartz@gmail.com" w:date="2017-02-19T19:10:00Z"/>
          <w:rFonts w:cstheme="minorHAnsi"/>
          <w:b/>
          <w:rPrChange w:id="135" w:author="spencer.swartz@gmail.com" w:date="2017-02-19T19:25:00Z">
            <w:rPr>
              <w:ins w:id="136" w:author="spencer.swartz@gmail.com" w:date="2017-02-19T19:10:00Z"/>
              <w:sz w:val="28"/>
            </w:rPr>
          </w:rPrChange>
        </w:rPr>
        <w:pPrChange w:id="137" w:author="spencer.swartz@gmail.com" w:date="2017-02-19T19:25:00Z">
          <w:pPr>
            <w:spacing w:after="160" w:line="259" w:lineRule="auto"/>
            <w:ind w:left="0" w:firstLine="0"/>
          </w:pPr>
        </w:pPrChange>
      </w:pPr>
      <w:ins w:id="138" w:author="spencer.swartz@gmail.com" w:date="2017-02-19T19:10:00Z">
        <w:r w:rsidRPr="00763597">
          <w:rPr>
            <w:rFonts w:cstheme="minorHAnsi"/>
          </w:rPr>
          <w:t xml:space="preserve">Recommendations were made for </w:t>
        </w:r>
      </w:ins>
      <w:ins w:id="139" w:author="spencer.swartz@gmail.com" w:date="2017-02-21T19:26:00Z">
        <w:r w:rsidR="00E908F9">
          <w:rPr>
            <w:rFonts w:cstheme="minorHAnsi"/>
          </w:rPr>
          <w:t xml:space="preserve">the </w:t>
        </w:r>
      </w:ins>
      <w:ins w:id="140" w:author="spencer.swartz@gmail.com" w:date="2017-02-19T19:10:00Z">
        <w:r w:rsidRPr="00763597">
          <w:rPr>
            <w:rFonts w:cstheme="minorHAnsi"/>
          </w:rPr>
          <w:t xml:space="preserve">preparation of a project proposal in collaboration </w:t>
        </w:r>
      </w:ins>
      <w:ins w:id="141" w:author="spencer.swartz@gmail.com" w:date="2017-02-21T19:26:00Z">
        <w:r w:rsidR="00E908F9">
          <w:rPr>
            <w:rFonts w:cstheme="minorHAnsi"/>
          </w:rPr>
          <w:t xml:space="preserve">the Ministry of Health and </w:t>
        </w:r>
      </w:ins>
      <w:ins w:id="142" w:author="spencer.swartz@gmail.com" w:date="2017-02-21T19:28:00Z">
        <w:r w:rsidR="00E908F9">
          <w:rPr>
            <w:rFonts w:cstheme="minorHAnsi"/>
          </w:rPr>
          <w:t>their</w:t>
        </w:r>
      </w:ins>
      <w:ins w:id="143" w:author="spencer.swartz@gmail.com" w:date="2017-02-21T19:26:00Z">
        <w:r w:rsidR="00E908F9">
          <w:rPr>
            <w:rFonts w:cstheme="minorHAnsi"/>
          </w:rPr>
          <w:t xml:space="preserve"> partners</w:t>
        </w:r>
      </w:ins>
      <w:ins w:id="144" w:author="spencer.swartz@gmail.com" w:date="2017-02-19T19:10:00Z">
        <w:r w:rsidRPr="00763597">
          <w:rPr>
            <w:rFonts w:cstheme="minorHAnsi"/>
          </w:rPr>
          <w:t xml:space="preserve"> with </w:t>
        </w:r>
      </w:ins>
      <w:ins w:id="145" w:author="spencer.swartz@gmail.com" w:date="2017-02-21T19:28:00Z">
        <w:r w:rsidR="00E908F9">
          <w:rPr>
            <w:rFonts w:cstheme="minorHAnsi"/>
          </w:rPr>
          <w:t xml:space="preserve">local </w:t>
        </w:r>
      </w:ins>
      <w:ins w:id="146" w:author="spencer.swartz@gmail.com" w:date="2017-02-19T19:10:00Z">
        <w:r w:rsidRPr="00763597">
          <w:rPr>
            <w:rFonts w:cstheme="minorHAnsi"/>
          </w:rPr>
          <w:t xml:space="preserve">teaching hospitals for strengthening capacities in training of health personnel. Collaboration is </w:t>
        </w:r>
      </w:ins>
      <w:ins w:id="147" w:author="spencer.swartz@gmail.com" w:date="2017-02-21T19:29:00Z">
        <w:r w:rsidR="00E908F9">
          <w:rPr>
            <w:rFonts w:cstheme="minorHAnsi"/>
          </w:rPr>
          <w:t>foreseen</w:t>
        </w:r>
      </w:ins>
      <w:ins w:id="148" w:author="spencer.swartz@gmail.com" w:date="2017-02-19T19:10:00Z">
        <w:r w:rsidRPr="00763597">
          <w:rPr>
            <w:rFonts w:cstheme="minorHAnsi"/>
          </w:rPr>
          <w:t xml:space="preserve"> with other partners such as SIDA, UNICEF, UNFPA, Japan, World Bank, GTZ, for a coordinated comprehensive approach to reduce the high maternal</w:t>
        </w:r>
      </w:ins>
      <w:ins w:id="149" w:author="spencer.swartz@gmail.com" w:date="2017-02-21T19:56:00Z">
        <w:r w:rsidR="00F348CD">
          <w:rPr>
            <w:rFonts w:cstheme="minorHAnsi"/>
          </w:rPr>
          <w:t xml:space="preserve"> and infant</w:t>
        </w:r>
      </w:ins>
      <w:ins w:id="150" w:author="spencer.swartz@gmail.com" w:date="2017-02-19T19:10:00Z">
        <w:r w:rsidRPr="00763597">
          <w:rPr>
            <w:rFonts w:cstheme="minorHAnsi"/>
          </w:rPr>
          <w:t xml:space="preserve"> mortality in Ethiopia.</w:t>
        </w:r>
        <w:r>
          <w:rPr>
            <w:b/>
          </w:rPr>
          <w:br w:type="page"/>
        </w:r>
      </w:ins>
    </w:p>
    <w:customXmlInsRangeStart w:id="151" w:author="spencer.swartz@gmail.com" w:date="2017-02-19T19:17:00Z"/>
    <w:sdt>
      <w:sdtPr>
        <w:rPr>
          <w:rFonts w:asciiTheme="minorHAnsi" w:eastAsia="Times New Roman" w:hAnsiTheme="minorHAnsi" w:cs="Times New Roman"/>
          <w:color w:val="000000"/>
          <w:sz w:val="24"/>
          <w:szCs w:val="22"/>
        </w:rPr>
        <w:id w:val="61688753"/>
        <w:docPartObj>
          <w:docPartGallery w:val="Table of Contents"/>
          <w:docPartUnique/>
        </w:docPartObj>
      </w:sdtPr>
      <w:sdtEndPr>
        <w:rPr>
          <w:b/>
          <w:bCs/>
          <w:noProof/>
        </w:rPr>
      </w:sdtEndPr>
      <w:sdtContent>
        <w:customXmlInsRangeEnd w:id="151"/>
        <w:p w14:paraId="23627997" w14:textId="7134636A" w:rsidR="00631722" w:rsidRDefault="00631722">
          <w:pPr>
            <w:pStyle w:val="TOCHeading"/>
            <w:rPr>
              <w:ins w:id="152" w:author="spencer.swartz@gmail.com" w:date="2017-02-19T19:17:00Z"/>
            </w:rPr>
          </w:pPr>
          <w:ins w:id="153" w:author="spencer.swartz@gmail.com" w:date="2017-02-19T19:17:00Z">
            <w:r>
              <w:t>Contents</w:t>
            </w:r>
          </w:ins>
        </w:p>
        <w:p w14:paraId="0C613CF0" w14:textId="5909F9FD" w:rsidR="007E23D4" w:rsidRDefault="00631722">
          <w:pPr>
            <w:pStyle w:val="TOC1"/>
            <w:rPr>
              <w:ins w:id="154" w:author="spencer.swartz@gmail.com" w:date="2017-02-22T20:15:00Z"/>
              <w:rFonts w:eastAsiaTheme="minorEastAsia" w:cstheme="minorBidi"/>
              <w:noProof/>
              <w:color w:val="auto"/>
              <w:sz w:val="22"/>
            </w:rPr>
          </w:pPr>
          <w:ins w:id="155" w:author="spencer.swartz@gmail.com" w:date="2017-02-19T19:17:00Z">
            <w:r>
              <w:fldChar w:fldCharType="begin"/>
            </w:r>
            <w:r>
              <w:instrText xml:space="preserve"> TOC \o "1-3" \h \z \u </w:instrText>
            </w:r>
            <w:r>
              <w:fldChar w:fldCharType="separate"/>
            </w:r>
          </w:ins>
          <w:ins w:id="156" w:author="spencer.swartz@gmail.com" w:date="2017-02-22T20:15:00Z">
            <w:r w:rsidR="007E23D4" w:rsidRPr="007D171C">
              <w:rPr>
                <w:rStyle w:val="Hyperlink"/>
                <w:noProof/>
              </w:rPr>
              <w:fldChar w:fldCharType="begin"/>
            </w:r>
            <w:r w:rsidR="007E23D4" w:rsidRPr="007D171C">
              <w:rPr>
                <w:rStyle w:val="Hyperlink"/>
                <w:noProof/>
              </w:rPr>
              <w:instrText xml:space="preserve"> </w:instrText>
            </w:r>
            <w:r w:rsidR="007E23D4">
              <w:rPr>
                <w:noProof/>
              </w:rPr>
              <w:instrText>HYPERLINK \l "_Toc475557845"</w:instrText>
            </w:r>
            <w:r w:rsidR="007E23D4" w:rsidRPr="007D171C">
              <w:rPr>
                <w:rStyle w:val="Hyperlink"/>
                <w:noProof/>
              </w:rPr>
              <w:instrText xml:space="preserve"> </w:instrText>
            </w:r>
            <w:r w:rsidR="007E23D4" w:rsidRPr="007D171C">
              <w:rPr>
                <w:rStyle w:val="Hyperlink"/>
                <w:noProof/>
              </w:rPr>
              <w:fldChar w:fldCharType="separate"/>
            </w:r>
            <w:r w:rsidR="007E23D4" w:rsidRPr="007D171C">
              <w:rPr>
                <w:rStyle w:val="Hyperlink"/>
                <w:noProof/>
              </w:rPr>
              <w:t>Executive summary</w:t>
            </w:r>
            <w:r w:rsidR="007E23D4">
              <w:rPr>
                <w:noProof/>
                <w:webHidden/>
              </w:rPr>
              <w:tab/>
            </w:r>
            <w:r w:rsidR="007E23D4">
              <w:rPr>
                <w:noProof/>
                <w:webHidden/>
              </w:rPr>
              <w:fldChar w:fldCharType="begin"/>
            </w:r>
            <w:r w:rsidR="007E23D4">
              <w:rPr>
                <w:noProof/>
                <w:webHidden/>
              </w:rPr>
              <w:instrText xml:space="preserve"> PAGEREF _Toc475557845 \h </w:instrText>
            </w:r>
          </w:ins>
          <w:r w:rsidR="007E23D4">
            <w:rPr>
              <w:noProof/>
              <w:webHidden/>
            </w:rPr>
          </w:r>
          <w:r w:rsidR="007E23D4">
            <w:rPr>
              <w:noProof/>
              <w:webHidden/>
            </w:rPr>
            <w:fldChar w:fldCharType="separate"/>
          </w:r>
          <w:ins w:id="157" w:author="spencer.swartz@gmail.com" w:date="2017-02-22T20:15:00Z">
            <w:r w:rsidR="007E23D4">
              <w:rPr>
                <w:noProof/>
                <w:webHidden/>
              </w:rPr>
              <w:t>2</w:t>
            </w:r>
            <w:r w:rsidR="007E23D4">
              <w:rPr>
                <w:noProof/>
                <w:webHidden/>
              </w:rPr>
              <w:fldChar w:fldCharType="end"/>
            </w:r>
            <w:r w:rsidR="007E23D4" w:rsidRPr="007D171C">
              <w:rPr>
                <w:rStyle w:val="Hyperlink"/>
                <w:noProof/>
              </w:rPr>
              <w:fldChar w:fldCharType="end"/>
            </w:r>
          </w:ins>
        </w:p>
        <w:p w14:paraId="096B8BDF" w14:textId="52038768" w:rsidR="007E23D4" w:rsidRDefault="007E23D4">
          <w:pPr>
            <w:pStyle w:val="TOC1"/>
            <w:rPr>
              <w:ins w:id="158" w:author="spencer.swartz@gmail.com" w:date="2017-02-22T20:15:00Z"/>
              <w:rFonts w:eastAsiaTheme="minorEastAsia" w:cstheme="minorBidi"/>
              <w:noProof/>
              <w:color w:val="auto"/>
              <w:sz w:val="22"/>
            </w:rPr>
          </w:pPr>
          <w:ins w:id="159"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"_Toc475557846"</w:instrText>
            </w:r>
            <w:r w:rsidRPr="007D171C">
              <w:rPr>
                <w:rStyle w:val="Hyperlink"/>
                <w:noProof/>
              </w:rPr>
              <w:instrText xml:space="preserve"> </w:instrText>
            </w:r>
            <w:r w:rsidRPr="007D171C">
              <w:rPr>
                <w:rStyle w:val="Hyperlink"/>
                <w:noProof/>
              </w:rPr>
              <w:fldChar w:fldCharType="separate"/>
            </w:r>
            <w:r w:rsidRPr="007D171C">
              <w:rPr>
                <w:rStyle w:val="Hyperlink"/>
                <w:noProof/>
              </w:rPr>
              <w:t>Background</w:t>
            </w:r>
            <w:r>
              <w:rPr>
                <w:noProof/>
                <w:webHidden/>
              </w:rPr>
              <w:tab/>
            </w:r>
            <w:r>
              <w:rPr>
                <w:noProof/>
                <w:webHidden/>
              </w:rPr>
              <w:fldChar w:fldCharType="begin"/>
            </w:r>
            <w:r>
              <w:rPr>
                <w:noProof/>
                <w:webHidden/>
              </w:rPr>
              <w:instrText xml:space="preserve"> PAGEREF _Toc475557846 \h </w:instrText>
            </w:r>
          </w:ins>
          <w:r>
            <w:rPr>
              <w:noProof/>
              <w:webHidden/>
            </w:rPr>
          </w:r>
          <w:r>
            <w:rPr>
              <w:noProof/>
              <w:webHidden/>
            </w:rPr>
            <w:fldChar w:fldCharType="separate"/>
          </w:r>
          <w:ins w:id="160" w:author="spencer.swartz@gmail.com" w:date="2017-02-22T20:15:00Z">
            <w:r>
              <w:rPr>
                <w:noProof/>
                <w:webHidden/>
              </w:rPr>
              <w:t>4</w:t>
            </w:r>
            <w:r>
              <w:rPr>
                <w:noProof/>
                <w:webHidden/>
              </w:rPr>
              <w:fldChar w:fldCharType="end"/>
            </w:r>
            <w:r w:rsidRPr="007D171C">
              <w:rPr>
                <w:rStyle w:val="Hyperlink"/>
                <w:noProof/>
              </w:rPr>
              <w:fldChar w:fldCharType="end"/>
            </w:r>
          </w:ins>
        </w:p>
        <w:p w14:paraId="7DE1A4D4" w14:textId="4A998C56" w:rsidR="007E23D4" w:rsidRDefault="007E23D4">
          <w:pPr>
            <w:pStyle w:val="TOC1"/>
            <w:rPr>
              <w:ins w:id="161" w:author="spencer.swartz@gmail.com" w:date="2017-02-22T20:15:00Z"/>
              <w:rFonts w:eastAsiaTheme="minorEastAsia" w:cstheme="minorBidi"/>
              <w:noProof/>
              <w:color w:val="auto"/>
              <w:sz w:val="22"/>
            </w:rPr>
          </w:pPr>
          <w:ins w:id="162"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"_Toc475557847"</w:instrText>
            </w:r>
            <w:r w:rsidRPr="007D171C">
              <w:rPr>
                <w:rStyle w:val="Hyperlink"/>
                <w:noProof/>
              </w:rPr>
              <w:instrText xml:space="preserve"> </w:instrText>
            </w:r>
            <w:r w:rsidRPr="007D171C">
              <w:rPr>
                <w:rStyle w:val="Hyperlink"/>
                <w:noProof/>
              </w:rPr>
              <w:fldChar w:fldCharType="separate"/>
            </w:r>
            <w:r w:rsidRPr="007D171C">
              <w:rPr>
                <w:rStyle w:val="Hyperlink"/>
                <w:noProof/>
              </w:rPr>
              <w:t>Field Visits and Identified Problems</w:t>
            </w:r>
            <w:r>
              <w:rPr>
                <w:noProof/>
                <w:webHidden/>
              </w:rPr>
              <w:tab/>
            </w:r>
            <w:r>
              <w:rPr>
                <w:noProof/>
                <w:webHidden/>
              </w:rPr>
              <w:fldChar w:fldCharType="begin"/>
            </w:r>
            <w:r>
              <w:rPr>
                <w:noProof/>
                <w:webHidden/>
              </w:rPr>
              <w:instrText xml:space="preserve"> PAGEREF _Toc475557847 \h </w:instrText>
            </w:r>
          </w:ins>
          <w:r>
            <w:rPr>
              <w:noProof/>
              <w:webHidden/>
            </w:rPr>
          </w:r>
          <w:r>
            <w:rPr>
              <w:noProof/>
              <w:webHidden/>
            </w:rPr>
            <w:fldChar w:fldCharType="separate"/>
          </w:r>
          <w:ins w:id="163" w:author="spencer.swartz@gmail.com" w:date="2017-02-22T20:15:00Z">
            <w:r>
              <w:rPr>
                <w:noProof/>
                <w:webHidden/>
              </w:rPr>
              <w:t>4</w:t>
            </w:r>
            <w:r>
              <w:rPr>
                <w:noProof/>
                <w:webHidden/>
              </w:rPr>
              <w:fldChar w:fldCharType="end"/>
            </w:r>
            <w:r w:rsidRPr="007D171C">
              <w:rPr>
                <w:rStyle w:val="Hyperlink"/>
                <w:noProof/>
              </w:rPr>
              <w:fldChar w:fldCharType="end"/>
            </w:r>
          </w:ins>
        </w:p>
        <w:p w14:paraId="547D4968" w14:textId="0AD7E9E6" w:rsidR="007E23D4" w:rsidRDefault="007E23D4">
          <w:pPr>
            <w:pStyle w:val="TOC1"/>
            <w:rPr>
              <w:ins w:id="164" w:author="spencer.swartz@gmail.com" w:date="2017-02-22T20:15:00Z"/>
              <w:rFonts w:eastAsiaTheme="minorEastAsia" w:cstheme="minorBidi"/>
              <w:noProof/>
              <w:color w:val="auto"/>
              <w:sz w:val="22"/>
            </w:rPr>
          </w:pPr>
          <w:ins w:id="165"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"_Toc475557848"</w:instrText>
            </w:r>
            <w:r w:rsidRPr="007D171C">
              <w:rPr>
                <w:rStyle w:val="Hyperlink"/>
                <w:noProof/>
              </w:rPr>
              <w:instrText xml:space="preserve"> </w:instrText>
            </w:r>
            <w:r w:rsidRPr="007D171C">
              <w:rPr>
                <w:rStyle w:val="Hyperlink"/>
                <w:noProof/>
              </w:rPr>
              <w:fldChar w:fldCharType="separate"/>
            </w:r>
            <w:r w:rsidRPr="007D171C">
              <w:rPr>
                <w:rStyle w:val="Hyperlink"/>
                <w:noProof/>
              </w:rPr>
              <w:t>Introduction to Integrated Management for Emergency and Essential Su</w:t>
            </w:r>
            <w:r w:rsidRPr="007D171C">
              <w:rPr>
                <w:rStyle w:val="Hyperlink"/>
                <w:noProof/>
              </w:rPr>
              <w:t>r</w:t>
            </w:r>
            <w:r w:rsidRPr="007D171C">
              <w:rPr>
                <w:rStyle w:val="Hyperlink"/>
                <w:noProof/>
              </w:rPr>
              <w:t>gical Care</w:t>
            </w:r>
            <w:r>
              <w:rPr>
                <w:noProof/>
                <w:webHidden/>
              </w:rPr>
              <w:tab/>
            </w:r>
            <w:r>
              <w:rPr>
                <w:noProof/>
                <w:webHidden/>
              </w:rPr>
              <w:fldChar w:fldCharType="begin"/>
            </w:r>
            <w:r>
              <w:rPr>
                <w:noProof/>
                <w:webHidden/>
              </w:rPr>
              <w:instrText xml:space="preserve"> PAGEREF _Toc475557848 \h </w:instrText>
            </w:r>
          </w:ins>
          <w:r>
            <w:rPr>
              <w:noProof/>
              <w:webHidden/>
            </w:rPr>
          </w:r>
          <w:r>
            <w:rPr>
              <w:noProof/>
              <w:webHidden/>
            </w:rPr>
            <w:fldChar w:fldCharType="separate"/>
          </w:r>
          <w:ins w:id="166" w:author="spencer.swartz@gmail.com" w:date="2017-02-22T20:15:00Z">
            <w:r>
              <w:rPr>
                <w:noProof/>
                <w:webHidden/>
              </w:rPr>
              <w:t>5</w:t>
            </w:r>
            <w:r>
              <w:rPr>
                <w:noProof/>
                <w:webHidden/>
              </w:rPr>
              <w:fldChar w:fldCharType="end"/>
            </w:r>
            <w:r w:rsidRPr="007D171C">
              <w:rPr>
                <w:rStyle w:val="Hyperlink"/>
                <w:noProof/>
              </w:rPr>
              <w:fldChar w:fldCharType="end"/>
            </w:r>
          </w:ins>
        </w:p>
        <w:p w14:paraId="6576064D" w14:textId="7E3BDC57" w:rsidR="007E23D4" w:rsidRDefault="007E23D4">
          <w:pPr>
            <w:pStyle w:val="TOC1"/>
            <w:rPr>
              <w:ins w:id="167" w:author="spencer.swartz@gmail.com" w:date="2017-02-22T20:15:00Z"/>
              <w:rFonts w:eastAsiaTheme="minorEastAsia" w:cstheme="minorBidi"/>
              <w:noProof/>
              <w:color w:val="auto"/>
              <w:sz w:val="22"/>
            </w:rPr>
          </w:pPr>
          <w:ins w:id="168"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"_Toc475557849"</w:instrText>
            </w:r>
            <w:r w:rsidRPr="007D171C">
              <w:rPr>
                <w:rStyle w:val="Hyperlink"/>
                <w:noProof/>
              </w:rPr>
              <w:instrText xml:space="preserve"> </w:instrText>
            </w:r>
            <w:r w:rsidRPr="007D171C">
              <w:rPr>
                <w:rStyle w:val="Hyperlink"/>
                <w:noProof/>
              </w:rPr>
              <w:fldChar w:fldCharType="separate"/>
            </w:r>
            <w:r w:rsidRPr="007D171C">
              <w:rPr>
                <w:rStyle w:val="Hyperlink"/>
                <w:noProof/>
              </w:rPr>
              <w:t>Recommendations and Conclusions</w:t>
            </w:r>
            <w:r>
              <w:rPr>
                <w:noProof/>
                <w:webHidden/>
              </w:rPr>
              <w:tab/>
            </w:r>
            <w:r>
              <w:rPr>
                <w:noProof/>
                <w:webHidden/>
              </w:rPr>
              <w:fldChar w:fldCharType="begin"/>
            </w:r>
            <w:r>
              <w:rPr>
                <w:noProof/>
                <w:webHidden/>
              </w:rPr>
              <w:instrText xml:space="preserve"> PAGEREF _Toc475557849 \h </w:instrText>
            </w:r>
          </w:ins>
          <w:r>
            <w:rPr>
              <w:noProof/>
              <w:webHidden/>
            </w:rPr>
          </w:r>
          <w:r>
            <w:rPr>
              <w:noProof/>
              <w:webHidden/>
            </w:rPr>
            <w:fldChar w:fldCharType="separate"/>
          </w:r>
          <w:ins w:id="169" w:author="spencer.swartz@gmail.com" w:date="2017-02-22T20:15:00Z">
            <w:r>
              <w:rPr>
                <w:noProof/>
                <w:webHidden/>
              </w:rPr>
              <w:t>6</w:t>
            </w:r>
            <w:r>
              <w:rPr>
                <w:noProof/>
                <w:webHidden/>
              </w:rPr>
              <w:fldChar w:fldCharType="end"/>
            </w:r>
            <w:r w:rsidRPr="007D171C">
              <w:rPr>
                <w:rStyle w:val="Hyperlink"/>
                <w:noProof/>
              </w:rPr>
              <w:fldChar w:fldCharType="end"/>
            </w:r>
          </w:ins>
        </w:p>
        <w:p w14:paraId="7BDCAAE9" w14:textId="27A20015" w:rsidR="007E23D4" w:rsidRDefault="007E23D4">
          <w:pPr>
            <w:pStyle w:val="TOC1"/>
            <w:rPr>
              <w:ins w:id="170" w:author="spencer.swartz@gmail.com" w:date="2017-02-22T20:15:00Z"/>
              <w:rFonts w:eastAsiaTheme="minorEastAsia" w:cstheme="minorBidi"/>
              <w:noProof/>
              <w:color w:val="auto"/>
              <w:sz w:val="22"/>
            </w:rPr>
          </w:pPr>
          <w:ins w:id="171"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"_Toc475557850"</w:instrText>
            </w:r>
            <w:r w:rsidRPr="007D171C">
              <w:rPr>
                <w:rStyle w:val="Hyperlink"/>
                <w:noProof/>
              </w:rPr>
              <w:instrText xml:space="preserve"> </w:instrText>
            </w:r>
            <w:r w:rsidRPr="007D171C">
              <w:rPr>
                <w:rStyle w:val="Hyperlink"/>
                <w:noProof/>
              </w:rPr>
              <w:fldChar w:fldCharType="separate"/>
            </w:r>
            <w:r w:rsidRPr="007D171C">
              <w:rPr>
                <w:rStyle w:val="Hyperlink"/>
                <w:noProof/>
              </w:rPr>
              <w:t>Appendix</w:t>
            </w:r>
            <w:r>
              <w:rPr>
                <w:noProof/>
                <w:webHidden/>
              </w:rPr>
              <w:tab/>
            </w:r>
            <w:r>
              <w:rPr>
                <w:noProof/>
                <w:webHidden/>
              </w:rPr>
              <w:fldChar w:fldCharType="begin"/>
            </w:r>
            <w:r>
              <w:rPr>
                <w:noProof/>
                <w:webHidden/>
              </w:rPr>
              <w:instrText xml:space="preserve"> PAGEREF _Toc475557850 \h </w:instrText>
            </w:r>
          </w:ins>
          <w:r>
            <w:rPr>
              <w:noProof/>
              <w:webHidden/>
            </w:rPr>
          </w:r>
          <w:r>
            <w:rPr>
              <w:noProof/>
              <w:webHidden/>
            </w:rPr>
            <w:fldChar w:fldCharType="separate"/>
          </w:r>
          <w:ins w:id="172" w:author="spencer.swartz@gmail.com" w:date="2017-02-22T20:15:00Z">
            <w:r>
              <w:rPr>
                <w:noProof/>
                <w:webHidden/>
              </w:rPr>
              <w:t>8</w:t>
            </w:r>
            <w:r>
              <w:rPr>
                <w:noProof/>
                <w:webHidden/>
              </w:rPr>
              <w:fldChar w:fldCharType="end"/>
            </w:r>
            <w:r w:rsidRPr="007D171C">
              <w:rPr>
                <w:rStyle w:val="Hyperlink"/>
                <w:noProof/>
              </w:rPr>
              <w:fldChar w:fldCharType="end"/>
            </w:r>
          </w:ins>
        </w:p>
        <w:p w14:paraId="5B959EE9" w14:textId="1B4FC935" w:rsidR="007E23D4" w:rsidRDefault="007E23D4">
          <w:pPr>
            <w:pStyle w:val="TOC2"/>
            <w:tabs>
              <w:tab w:val="right" w:leader="dot" w:pos="9010"/>
            </w:tabs>
            <w:rPr>
              <w:ins w:id="173" w:author="spencer.swartz@gmail.com" w:date="2017-02-22T20:15:00Z"/>
              <w:rFonts w:eastAsiaTheme="minorEastAsia" w:cstheme="minorBidi"/>
              <w:noProof/>
              <w:color w:val="auto"/>
              <w:sz w:val="22"/>
            </w:rPr>
          </w:pPr>
          <w:ins w:id="174"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"_Toc475557851"</w:instrText>
            </w:r>
            <w:r w:rsidRPr="007D171C">
              <w:rPr>
                <w:rStyle w:val="Hyperlink"/>
                <w:noProof/>
              </w:rPr>
              <w:instrText xml:space="preserve"> </w:instrText>
            </w:r>
            <w:r w:rsidRPr="007D171C">
              <w:rPr>
                <w:rStyle w:val="Hyperlink"/>
                <w:noProof/>
              </w:rPr>
              <w:fldChar w:fldCharType="separate"/>
            </w:r>
            <w:r w:rsidRPr="007D171C">
              <w:rPr>
                <w:rStyle w:val="Hyperlink"/>
                <w:noProof/>
              </w:rPr>
              <w:t>Meeting Minutes</w:t>
            </w:r>
            <w:r>
              <w:rPr>
                <w:noProof/>
                <w:webHidden/>
              </w:rPr>
              <w:tab/>
            </w:r>
            <w:r>
              <w:rPr>
                <w:noProof/>
                <w:webHidden/>
              </w:rPr>
              <w:fldChar w:fldCharType="begin"/>
            </w:r>
            <w:r>
              <w:rPr>
                <w:noProof/>
                <w:webHidden/>
              </w:rPr>
              <w:instrText xml:space="preserve"> PAGEREF _Toc475557851 \h </w:instrText>
            </w:r>
          </w:ins>
          <w:r>
            <w:rPr>
              <w:noProof/>
              <w:webHidden/>
            </w:rPr>
          </w:r>
          <w:r>
            <w:rPr>
              <w:noProof/>
              <w:webHidden/>
            </w:rPr>
            <w:fldChar w:fldCharType="separate"/>
          </w:r>
          <w:ins w:id="175" w:author="spencer.swartz@gmail.com" w:date="2017-02-22T20:15:00Z">
            <w:r>
              <w:rPr>
                <w:noProof/>
                <w:webHidden/>
              </w:rPr>
              <w:t>8</w:t>
            </w:r>
            <w:r>
              <w:rPr>
                <w:noProof/>
                <w:webHidden/>
              </w:rPr>
              <w:fldChar w:fldCharType="end"/>
            </w:r>
            <w:r w:rsidRPr="007D171C">
              <w:rPr>
                <w:rStyle w:val="Hyperlink"/>
                <w:noProof/>
              </w:rPr>
              <w:fldChar w:fldCharType="end"/>
            </w:r>
          </w:ins>
        </w:p>
        <w:p w14:paraId="15FE2AA3" w14:textId="5C6AD891" w:rsidR="007E23D4" w:rsidRDefault="007E23D4">
          <w:pPr>
            <w:pStyle w:val="TOC3"/>
            <w:rPr>
              <w:ins w:id="176" w:author="spencer.swartz@gmail.com" w:date="2017-02-22T20:15:00Z"/>
              <w:rFonts w:eastAsiaTheme="minorEastAsia" w:cstheme="minorBidi"/>
              <w:noProof/>
              <w:color w:val="auto"/>
              <w:sz w:val="22"/>
            </w:rPr>
          </w:pPr>
          <w:ins w:id="177"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"_Toc475557852"</w:instrText>
            </w:r>
            <w:r w:rsidRPr="007D171C">
              <w:rPr>
                <w:rStyle w:val="Hyperlink"/>
                <w:noProof/>
              </w:rPr>
              <w:instrText xml:space="preserve"> </w:instrText>
            </w:r>
            <w:r w:rsidRPr="007D171C">
              <w:rPr>
                <w:rStyle w:val="Hyperlink"/>
                <w:noProof/>
              </w:rPr>
              <w:fldChar w:fldCharType="separate"/>
            </w:r>
            <w:r w:rsidRPr="007D171C">
              <w:rPr>
                <w:rStyle w:val="Hyperlink"/>
                <w:noProof/>
              </w:rPr>
              <w:t>Meeting at WHO Country Office</w:t>
            </w:r>
            <w:r>
              <w:rPr>
                <w:noProof/>
                <w:webHidden/>
              </w:rPr>
              <w:tab/>
            </w:r>
            <w:r>
              <w:rPr>
                <w:noProof/>
                <w:webHidden/>
              </w:rPr>
              <w:fldChar w:fldCharType="begin"/>
            </w:r>
            <w:r>
              <w:rPr>
                <w:noProof/>
                <w:webHidden/>
              </w:rPr>
              <w:instrText xml:space="preserve"> PAGEREF _Toc475557852 \h </w:instrText>
            </w:r>
          </w:ins>
          <w:r>
            <w:rPr>
              <w:noProof/>
              <w:webHidden/>
            </w:rPr>
          </w:r>
          <w:r>
            <w:rPr>
              <w:noProof/>
              <w:webHidden/>
            </w:rPr>
            <w:fldChar w:fldCharType="separate"/>
          </w:r>
          <w:ins w:id="178" w:author="spencer.swartz@gmail.com" w:date="2017-02-22T20:15:00Z">
            <w:r>
              <w:rPr>
                <w:noProof/>
                <w:webHidden/>
              </w:rPr>
              <w:t>8</w:t>
            </w:r>
            <w:r>
              <w:rPr>
                <w:noProof/>
                <w:webHidden/>
              </w:rPr>
              <w:fldChar w:fldCharType="end"/>
            </w:r>
            <w:r w:rsidRPr="007D171C">
              <w:rPr>
                <w:rStyle w:val="Hyperlink"/>
                <w:noProof/>
              </w:rPr>
              <w:fldChar w:fldCharType="end"/>
            </w:r>
          </w:ins>
        </w:p>
        <w:p w14:paraId="52B66876" w14:textId="1F481064" w:rsidR="007E23D4" w:rsidRDefault="007E23D4">
          <w:pPr>
            <w:pStyle w:val="TOC3"/>
            <w:rPr>
              <w:ins w:id="179" w:author="spencer.swartz@gmail.com" w:date="2017-02-22T20:15:00Z"/>
              <w:rFonts w:eastAsiaTheme="minorEastAsia" w:cstheme="minorBidi"/>
              <w:noProof/>
              <w:color w:val="auto"/>
              <w:sz w:val="22"/>
            </w:rPr>
          </w:pPr>
          <w:ins w:id="180"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"_Toc475557853"</w:instrText>
            </w:r>
            <w:r w:rsidRPr="007D171C">
              <w:rPr>
                <w:rStyle w:val="Hyperlink"/>
                <w:noProof/>
              </w:rPr>
              <w:instrText xml:space="preserve"> </w:instrText>
            </w:r>
            <w:r w:rsidRPr="007D171C">
              <w:rPr>
                <w:rStyle w:val="Hyperlink"/>
                <w:noProof/>
              </w:rPr>
              <w:fldChar w:fldCharType="separate"/>
            </w:r>
            <w:r w:rsidRPr="007D171C">
              <w:rPr>
                <w:rStyle w:val="Hyperlink"/>
                <w:noProof/>
              </w:rPr>
              <w:t>Meeting at Ministry of Health</w:t>
            </w:r>
            <w:r>
              <w:rPr>
                <w:noProof/>
                <w:webHidden/>
              </w:rPr>
              <w:tab/>
            </w:r>
            <w:r>
              <w:rPr>
                <w:noProof/>
                <w:webHidden/>
              </w:rPr>
              <w:fldChar w:fldCharType="begin"/>
            </w:r>
            <w:r>
              <w:rPr>
                <w:noProof/>
                <w:webHidden/>
              </w:rPr>
              <w:instrText xml:space="preserve"> PAGEREF _Toc475557853 \h </w:instrText>
            </w:r>
          </w:ins>
          <w:r>
            <w:rPr>
              <w:noProof/>
              <w:webHidden/>
            </w:rPr>
          </w:r>
          <w:r>
            <w:rPr>
              <w:noProof/>
              <w:webHidden/>
            </w:rPr>
            <w:fldChar w:fldCharType="separate"/>
          </w:r>
          <w:ins w:id="181" w:author="spencer.swartz@gmail.com" w:date="2017-02-22T20:15:00Z">
            <w:r>
              <w:rPr>
                <w:noProof/>
                <w:webHidden/>
              </w:rPr>
              <w:t>9</w:t>
            </w:r>
            <w:r>
              <w:rPr>
                <w:noProof/>
                <w:webHidden/>
              </w:rPr>
              <w:fldChar w:fldCharType="end"/>
            </w:r>
            <w:r w:rsidRPr="007D171C">
              <w:rPr>
                <w:rStyle w:val="Hyperlink"/>
                <w:noProof/>
              </w:rPr>
              <w:fldChar w:fldCharType="end"/>
            </w:r>
          </w:ins>
        </w:p>
        <w:p w14:paraId="3AD24804" w14:textId="4212F2CD" w:rsidR="007E23D4" w:rsidRDefault="007E23D4">
          <w:pPr>
            <w:pStyle w:val="TOC3"/>
            <w:rPr>
              <w:ins w:id="182" w:author="spencer.swartz@gmail.com" w:date="2017-02-22T20:15:00Z"/>
              <w:rFonts w:eastAsiaTheme="minorEastAsia" w:cstheme="minorBidi"/>
              <w:noProof/>
              <w:color w:val="auto"/>
              <w:sz w:val="22"/>
            </w:rPr>
          </w:pPr>
          <w:ins w:id="183"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"_Toc475557854"</w:instrText>
            </w:r>
            <w:r w:rsidRPr="007D171C">
              <w:rPr>
                <w:rStyle w:val="Hyperlink"/>
                <w:noProof/>
              </w:rPr>
              <w:instrText xml:space="preserve"> </w:instrText>
            </w:r>
            <w:r w:rsidRPr="007D171C">
              <w:rPr>
                <w:rStyle w:val="Hyperlink"/>
                <w:noProof/>
              </w:rPr>
              <w:fldChar w:fldCharType="separate"/>
            </w:r>
            <w:r w:rsidRPr="007D171C">
              <w:rPr>
                <w:rStyle w:val="Hyperlink"/>
                <w:noProof/>
              </w:rPr>
              <w:t>Meeting at South Nations Nationalities and Peoples Regional State Health Bureau</w:t>
            </w:r>
            <w:r>
              <w:rPr>
                <w:noProof/>
                <w:webHidden/>
              </w:rPr>
              <w:tab/>
            </w:r>
            <w:r>
              <w:rPr>
                <w:noProof/>
                <w:webHidden/>
              </w:rPr>
              <w:fldChar w:fldCharType="begin"/>
            </w:r>
            <w:r>
              <w:rPr>
                <w:noProof/>
                <w:webHidden/>
              </w:rPr>
              <w:instrText xml:space="preserve"> PAGEREF _Toc475557854 \h </w:instrText>
            </w:r>
          </w:ins>
          <w:r>
            <w:rPr>
              <w:noProof/>
              <w:webHidden/>
            </w:rPr>
          </w:r>
          <w:r>
            <w:rPr>
              <w:noProof/>
              <w:webHidden/>
            </w:rPr>
            <w:fldChar w:fldCharType="separate"/>
          </w:r>
          <w:ins w:id="184" w:author="spencer.swartz@gmail.com" w:date="2017-02-22T20:15:00Z">
            <w:r>
              <w:rPr>
                <w:noProof/>
                <w:webHidden/>
              </w:rPr>
              <w:t>10</w:t>
            </w:r>
            <w:r>
              <w:rPr>
                <w:noProof/>
                <w:webHidden/>
              </w:rPr>
              <w:fldChar w:fldCharType="end"/>
            </w:r>
            <w:r w:rsidRPr="007D171C">
              <w:rPr>
                <w:rStyle w:val="Hyperlink"/>
                <w:noProof/>
              </w:rPr>
              <w:fldChar w:fldCharType="end"/>
            </w:r>
          </w:ins>
        </w:p>
        <w:p w14:paraId="3021906E" w14:textId="3FB5768D" w:rsidR="007E23D4" w:rsidRDefault="007E23D4">
          <w:pPr>
            <w:pStyle w:val="TOC3"/>
            <w:rPr>
              <w:ins w:id="185" w:author="spencer.swartz@gmail.com" w:date="2017-02-22T20:15:00Z"/>
              <w:rFonts w:eastAsiaTheme="minorEastAsia" w:cstheme="minorBidi"/>
              <w:noProof/>
              <w:color w:val="auto"/>
              <w:sz w:val="22"/>
            </w:rPr>
          </w:pPr>
          <w:ins w:id="186"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"_Toc475557855"</w:instrText>
            </w:r>
            <w:r w:rsidRPr="007D171C">
              <w:rPr>
                <w:rStyle w:val="Hyperlink"/>
                <w:noProof/>
              </w:rPr>
              <w:instrText xml:space="preserve"> </w:instrText>
            </w:r>
            <w:r w:rsidRPr="007D171C">
              <w:rPr>
                <w:rStyle w:val="Hyperlink"/>
                <w:noProof/>
              </w:rPr>
              <w:fldChar w:fldCharType="separate"/>
            </w:r>
            <w:r w:rsidRPr="007D171C">
              <w:rPr>
                <w:rStyle w:val="Hyperlink"/>
                <w:noProof/>
                <w:u w:color="000000"/>
              </w:rPr>
              <w:t>List of participants for meetings</w:t>
            </w:r>
            <w:r>
              <w:rPr>
                <w:noProof/>
                <w:webHidden/>
              </w:rPr>
              <w:tab/>
            </w:r>
            <w:r>
              <w:rPr>
                <w:noProof/>
                <w:webHidden/>
              </w:rPr>
              <w:fldChar w:fldCharType="begin"/>
            </w:r>
            <w:r>
              <w:rPr>
                <w:noProof/>
                <w:webHidden/>
              </w:rPr>
              <w:instrText xml:space="preserve"> PAGEREF _Toc475557855 \h </w:instrText>
            </w:r>
          </w:ins>
          <w:r>
            <w:rPr>
              <w:noProof/>
              <w:webHidden/>
            </w:rPr>
          </w:r>
          <w:r>
            <w:rPr>
              <w:noProof/>
              <w:webHidden/>
            </w:rPr>
            <w:fldChar w:fldCharType="separate"/>
          </w:r>
          <w:ins w:id="187" w:author="spencer.swartz@gmail.com" w:date="2017-02-22T20:15:00Z">
            <w:r>
              <w:rPr>
                <w:noProof/>
                <w:webHidden/>
              </w:rPr>
              <w:t>10</w:t>
            </w:r>
            <w:r>
              <w:rPr>
                <w:noProof/>
                <w:webHidden/>
              </w:rPr>
              <w:fldChar w:fldCharType="end"/>
            </w:r>
            <w:r w:rsidRPr="007D171C">
              <w:rPr>
                <w:rStyle w:val="Hyperlink"/>
                <w:noProof/>
              </w:rPr>
              <w:fldChar w:fldCharType="end"/>
            </w:r>
          </w:ins>
        </w:p>
        <w:p w14:paraId="12AE90AC" w14:textId="1CA6D4AE" w:rsidR="007E23D4" w:rsidRDefault="007E23D4">
          <w:pPr>
            <w:pStyle w:val="TOC3"/>
            <w:rPr>
              <w:ins w:id="188" w:author="spencer.swartz@gmail.com" w:date="2017-02-22T20:15:00Z"/>
              <w:rFonts w:eastAsiaTheme="minorEastAsia" w:cstheme="minorBidi"/>
              <w:noProof/>
              <w:color w:val="auto"/>
              <w:sz w:val="22"/>
            </w:rPr>
          </w:pPr>
          <w:ins w:id="189"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"_Toc475557856"</w:instrText>
            </w:r>
            <w:r w:rsidRPr="007D171C">
              <w:rPr>
                <w:rStyle w:val="Hyperlink"/>
                <w:noProof/>
              </w:rPr>
              <w:instrText xml:space="preserve"> </w:instrText>
            </w:r>
            <w:r w:rsidRPr="007D171C">
              <w:rPr>
                <w:rStyle w:val="Hyperlink"/>
                <w:noProof/>
              </w:rPr>
              <w:fldChar w:fldCharType="separate"/>
            </w:r>
            <w:r w:rsidRPr="007D171C">
              <w:rPr>
                <w:rStyle w:val="Hyperlink"/>
                <w:noProof/>
              </w:rPr>
              <w:t>WHO secretariat</w:t>
            </w:r>
            <w:r>
              <w:rPr>
                <w:noProof/>
                <w:webHidden/>
              </w:rPr>
              <w:tab/>
            </w:r>
            <w:r>
              <w:rPr>
                <w:noProof/>
                <w:webHidden/>
              </w:rPr>
              <w:fldChar w:fldCharType="begin"/>
            </w:r>
            <w:r>
              <w:rPr>
                <w:noProof/>
                <w:webHidden/>
              </w:rPr>
              <w:instrText xml:space="preserve"> PAGEREF _Toc475557856 \h </w:instrText>
            </w:r>
          </w:ins>
          <w:r>
            <w:rPr>
              <w:noProof/>
              <w:webHidden/>
            </w:rPr>
          </w:r>
          <w:r>
            <w:rPr>
              <w:noProof/>
              <w:webHidden/>
            </w:rPr>
            <w:fldChar w:fldCharType="separate"/>
          </w:r>
          <w:ins w:id="190" w:author="spencer.swartz@gmail.com" w:date="2017-02-22T20:15:00Z">
            <w:r>
              <w:rPr>
                <w:noProof/>
                <w:webHidden/>
              </w:rPr>
              <w:t>12</w:t>
            </w:r>
            <w:r>
              <w:rPr>
                <w:noProof/>
                <w:webHidden/>
              </w:rPr>
              <w:fldChar w:fldCharType="end"/>
            </w:r>
            <w:r w:rsidRPr="007D171C">
              <w:rPr>
                <w:rStyle w:val="Hyperlink"/>
                <w:noProof/>
              </w:rPr>
              <w:fldChar w:fldCharType="end"/>
            </w:r>
          </w:ins>
        </w:p>
        <w:p w14:paraId="4DF0DF9D" w14:textId="653B58F4" w:rsidR="007E23D4" w:rsidRDefault="007E23D4">
          <w:pPr>
            <w:pStyle w:val="TOC2"/>
            <w:tabs>
              <w:tab w:val="right" w:leader="dot" w:pos="9010"/>
            </w:tabs>
            <w:rPr>
              <w:ins w:id="191" w:author="spencer.swartz@gmail.com" w:date="2017-02-22T20:15:00Z"/>
              <w:rFonts w:eastAsiaTheme="minorEastAsia" w:cstheme="minorBidi"/>
              <w:noProof/>
              <w:color w:val="auto"/>
              <w:sz w:val="22"/>
            </w:rPr>
          </w:pPr>
          <w:ins w:id="192"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"_Toc475557857"</w:instrText>
            </w:r>
            <w:r w:rsidRPr="007D171C">
              <w:rPr>
                <w:rStyle w:val="Hyperlink"/>
                <w:noProof/>
              </w:rPr>
              <w:instrText xml:space="preserve"> </w:instrText>
            </w:r>
            <w:r w:rsidRPr="007D171C">
              <w:rPr>
                <w:rStyle w:val="Hyperlink"/>
                <w:noProof/>
              </w:rPr>
              <w:fldChar w:fldCharType="separate"/>
            </w:r>
            <w:r w:rsidRPr="007D171C">
              <w:rPr>
                <w:rStyle w:val="Hyperlink"/>
                <w:noProof/>
              </w:rPr>
              <w:t xml:space="preserve">Acknowledgements to collaborations and support </w:t>
            </w:r>
            <w:r>
              <w:rPr>
                <w:noProof/>
                <w:webHidden/>
              </w:rPr>
              <w:tab/>
            </w:r>
            <w:r>
              <w:rPr>
                <w:noProof/>
                <w:webHidden/>
              </w:rPr>
              <w:fldChar w:fldCharType="begin"/>
            </w:r>
            <w:r>
              <w:rPr>
                <w:noProof/>
                <w:webHidden/>
              </w:rPr>
              <w:instrText xml:space="preserve"> PAGEREF _Toc475557857 \h </w:instrText>
            </w:r>
          </w:ins>
          <w:r>
            <w:rPr>
              <w:noProof/>
              <w:webHidden/>
            </w:rPr>
          </w:r>
          <w:r>
            <w:rPr>
              <w:noProof/>
              <w:webHidden/>
            </w:rPr>
            <w:fldChar w:fldCharType="separate"/>
          </w:r>
          <w:ins w:id="193" w:author="spencer.swartz@gmail.com" w:date="2017-02-22T20:15:00Z">
            <w:r>
              <w:rPr>
                <w:noProof/>
                <w:webHidden/>
              </w:rPr>
              <w:t>13</w:t>
            </w:r>
            <w:r>
              <w:rPr>
                <w:noProof/>
                <w:webHidden/>
              </w:rPr>
              <w:fldChar w:fldCharType="end"/>
            </w:r>
            <w:r w:rsidRPr="007D171C">
              <w:rPr>
                <w:rStyle w:val="Hyperlink"/>
                <w:noProof/>
              </w:rPr>
              <w:fldChar w:fldCharType="end"/>
            </w:r>
          </w:ins>
        </w:p>
        <w:p w14:paraId="2CBF6EAA" w14:textId="296090D4" w:rsidR="007E23D4" w:rsidRDefault="007E23D4">
          <w:pPr>
            <w:pStyle w:val="TOC2"/>
            <w:tabs>
              <w:tab w:val="right" w:leader="dot" w:pos="9010"/>
            </w:tabs>
            <w:rPr>
              <w:ins w:id="194" w:author="spencer.swartz@gmail.com" w:date="2017-02-22T20:15:00Z"/>
              <w:rFonts w:eastAsiaTheme="minorEastAsia" w:cstheme="minorBidi"/>
              <w:noProof/>
              <w:color w:val="auto"/>
              <w:sz w:val="22"/>
            </w:rPr>
          </w:pPr>
          <w:ins w:id="195" w:author="spencer.swartz@gmail.com" w:date="2017-02-22T20:15:00Z">
            <w:r w:rsidRPr="007D171C">
              <w:rPr>
                <w:rStyle w:val="Hyperlink"/>
                <w:noProof/>
              </w:rPr>
              <w:fldChar w:fldCharType="begin"/>
            </w:r>
            <w:r w:rsidRPr="007D171C">
              <w:rPr>
                <w:rStyle w:val="Hyperlink"/>
                <w:noProof/>
              </w:rPr>
              <w:instrText xml:space="preserve"> </w:instrText>
            </w:r>
            <w:r>
              <w:rPr>
                <w:noProof/>
              </w:rPr>
              <w:instrText>HYPERLINK \l "_Toc475557858"</w:instrText>
            </w:r>
            <w:r w:rsidRPr="007D171C">
              <w:rPr>
                <w:rStyle w:val="Hyperlink"/>
                <w:noProof/>
              </w:rPr>
              <w:instrText xml:space="preserve"> </w:instrText>
            </w:r>
            <w:r w:rsidRPr="007D171C">
              <w:rPr>
                <w:rStyle w:val="Hyperlink"/>
                <w:noProof/>
              </w:rPr>
              <w:fldChar w:fldCharType="separate"/>
            </w:r>
            <w:r w:rsidRPr="007D171C">
              <w:rPr>
                <w:rStyle w:val="Hyperlink"/>
                <w:noProof/>
              </w:rPr>
              <w:t>Program Agenda</w:t>
            </w:r>
            <w:r>
              <w:rPr>
                <w:noProof/>
                <w:webHidden/>
              </w:rPr>
              <w:tab/>
            </w:r>
            <w:r>
              <w:rPr>
                <w:noProof/>
                <w:webHidden/>
              </w:rPr>
              <w:fldChar w:fldCharType="begin"/>
            </w:r>
            <w:r>
              <w:rPr>
                <w:noProof/>
                <w:webHidden/>
              </w:rPr>
              <w:instrText xml:space="preserve"> PAGEREF _Toc475557858 \h </w:instrText>
            </w:r>
          </w:ins>
          <w:r>
            <w:rPr>
              <w:noProof/>
              <w:webHidden/>
            </w:rPr>
          </w:r>
          <w:r>
            <w:rPr>
              <w:noProof/>
              <w:webHidden/>
            </w:rPr>
            <w:fldChar w:fldCharType="separate"/>
          </w:r>
          <w:ins w:id="196" w:author="spencer.swartz@gmail.com" w:date="2017-02-22T20:15:00Z">
            <w:r>
              <w:rPr>
                <w:noProof/>
                <w:webHidden/>
              </w:rPr>
              <w:t>14</w:t>
            </w:r>
            <w:r>
              <w:rPr>
                <w:noProof/>
                <w:webHidden/>
              </w:rPr>
              <w:fldChar w:fldCharType="end"/>
            </w:r>
            <w:r w:rsidRPr="007D171C">
              <w:rPr>
                <w:rStyle w:val="Hyperlink"/>
                <w:noProof/>
              </w:rPr>
              <w:fldChar w:fldCharType="end"/>
            </w:r>
          </w:ins>
        </w:p>
        <w:p w14:paraId="33768DCC" w14:textId="079F7BE9" w:rsidR="000B0FA2" w:rsidDel="00A473F9" w:rsidRDefault="000B0FA2">
          <w:pPr>
            <w:pStyle w:val="TOC1"/>
            <w:rPr>
              <w:ins w:id="197" w:author="Spencer Swartz" w:date="2017-02-22T10:51:00Z"/>
              <w:del w:id="198" w:author="spencer.swartz@gmail.com" w:date="2017-02-22T19:54:00Z"/>
              <w:rFonts w:eastAsiaTheme="minorEastAsia" w:cstheme="minorBidi"/>
              <w:noProof/>
              <w:color w:val="auto"/>
              <w:sz w:val="22"/>
            </w:rPr>
          </w:pPr>
          <w:ins w:id="199" w:author="Spencer Swartz" w:date="2017-02-22T10:51:00Z">
            <w:del w:id="200" w:author="spencer.swartz@gmail.com" w:date="2017-02-22T19:54:00Z">
              <w:r w:rsidRPr="00A473F9" w:rsidDel="00A473F9">
                <w:rPr>
                  <w:rStyle w:val="Hyperlink"/>
                  <w:noProof/>
                </w:rPr>
                <w:delText>Executive summary</w:delText>
              </w:r>
              <w:r w:rsidDel="00A473F9">
                <w:rPr>
                  <w:noProof/>
                  <w:webHidden/>
                </w:rPr>
                <w:tab/>
                <w:delText>2</w:delText>
              </w:r>
            </w:del>
          </w:ins>
        </w:p>
        <w:p w14:paraId="662A9EE1" w14:textId="181B1EEC" w:rsidR="000B0FA2" w:rsidDel="00A473F9" w:rsidRDefault="000B0FA2">
          <w:pPr>
            <w:pStyle w:val="TOC1"/>
            <w:rPr>
              <w:ins w:id="201" w:author="Spencer Swartz" w:date="2017-02-22T10:51:00Z"/>
              <w:del w:id="202" w:author="spencer.swartz@gmail.com" w:date="2017-02-22T19:54:00Z"/>
              <w:rFonts w:eastAsiaTheme="minorEastAsia" w:cstheme="minorBidi"/>
              <w:noProof/>
              <w:color w:val="auto"/>
              <w:sz w:val="22"/>
            </w:rPr>
          </w:pPr>
          <w:ins w:id="203" w:author="Spencer Swartz" w:date="2017-02-22T10:51:00Z">
            <w:del w:id="204" w:author="spencer.swartz@gmail.com" w:date="2017-02-22T19:54:00Z">
              <w:r w:rsidRPr="00A473F9" w:rsidDel="00A473F9">
                <w:rPr>
                  <w:rStyle w:val="Hyperlink"/>
                  <w:noProof/>
                </w:rPr>
                <w:delText>Background</w:delText>
              </w:r>
              <w:r w:rsidDel="00A473F9">
                <w:rPr>
                  <w:noProof/>
                  <w:webHidden/>
                </w:rPr>
                <w:tab/>
                <w:delText>4</w:delText>
              </w:r>
            </w:del>
          </w:ins>
        </w:p>
        <w:p w14:paraId="0C1DFA6E" w14:textId="40E0A52C" w:rsidR="000B0FA2" w:rsidDel="00A473F9" w:rsidRDefault="000B0FA2">
          <w:pPr>
            <w:pStyle w:val="TOC1"/>
            <w:rPr>
              <w:ins w:id="205" w:author="Spencer Swartz" w:date="2017-02-22T10:51:00Z"/>
              <w:del w:id="206" w:author="spencer.swartz@gmail.com" w:date="2017-02-22T19:54:00Z"/>
              <w:rFonts w:eastAsiaTheme="minorEastAsia" w:cstheme="minorBidi"/>
              <w:noProof/>
              <w:color w:val="auto"/>
              <w:sz w:val="22"/>
            </w:rPr>
          </w:pPr>
          <w:ins w:id="207" w:author="Spencer Swartz" w:date="2017-02-22T10:51:00Z">
            <w:del w:id="208" w:author="spencer.swartz@gmail.com" w:date="2017-02-22T19:54:00Z">
              <w:r w:rsidRPr="00A473F9" w:rsidDel="00A473F9">
                <w:rPr>
                  <w:rStyle w:val="Hyperlink"/>
                  <w:noProof/>
                </w:rPr>
                <w:delText>Field Visits and Identified Problems</w:delText>
              </w:r>
              <w:r w:rsidDel="00A473F9">
                <w:rPr>
                  <w:noProof/>
                  <w:webHidden/>
                </w:rPr>
                <w:tab/>
                <w:delText>4</w:delText>
              </w:r>
            </w:del>
          </w:ins>
        </w:p>
        <w:p w14:paraId="751CF585" w14:textId="2349F62D" w:rsidR="000B0FA2" w:rsidDel="00A473F9" w:rsidRDefault="000B0FA2">
          <w:pPr>
            <w:pStyle w:val="TOC1"/>
            <w:rPr>
              <w:ins w:id="209" w:author="Spencer Swartz" w:date="2017-02-22T10:51:00Z"/>
              <w:del w:id="210" w:author="spencer.swartz@gmail.com" w:date="2017-02-22T19:54:00Z"/>
              <w:rFonts w:eastAsiaTheme="minorEastAsia" w:cstheme="minorBidi"/>
              <w:noProof/>
              <w:color w:val="auto"/>
              <w:sz w:val="22"/>
            </w:rPr>
          </w:pPr>
          <w:ins w:id="211" w:author="Spencer Swartz" w:date="2017-02-22T10:51:00Z">
            <w:del w:id="212" w:author="spencer.swartz@gmail.com" w:date="2017-02-22T19:54:00Z">
              <w:r w:rsidRPr="00A473F9" w:rsidDel="00A473F9">
                <w:rPr>
                  <w:rStyle w:val="Hyperlink"/>
                  <w:noProof/>
                </w:rPr>
                <w:delText>Actions Taken With Ethiopia Ministry of Health</w:delText>
              </w:r>
              <w:r w:rsidDel="00A473F9">
                <w:rPr>
                  <w:noProof/>
                  <w:webHidden/>
                </w:rPr>
                <w:tab/>
                <w:delText>5</w:delText>
              </w:r>
            </w:del>
          </w:ins>
        </w:p>
        <w:p w14:paraId="7303EBEB" w14:textId="34F920ED" w:rsidR="000B0FA2" w:rsidDel="00A473F9" w:rsidRDefault="000B0FA2">
          <w:pPr>
            <w:pStyle w:val="TOC1"/>
            <w:rPr>
              <w:ins w:id="213" w:author="Spencer Swartz" w:date="2017-02-22T10:51:00Z"/>
              <w:del w:id="214" w:author="spencer.swartz@gmail.com" w:date="2017-02-22T19:54:00Z"/>
              <w:rFonts w:eastAsiaTheme="minorEastAsia" w:cstheme="minorBidi"/>
              <w:noProof/>
              <w:color w:val="auto"/>
              <w:sz w:val="22"/>
            </w:rPr>
          </w:pPr>
          <w:ins w:id="215" w:author="Spencer Swartz" w:date="2017-02-22T10:51:00Z">
            <w:del w:id="216" w:author="spencer.swartz@gmail.com" w:date="2017-02-22T19:54:00Z">
              <w:r w:rsidRPr="00A473F9" w:rsidDel="00A473F9">
                <w:rPr>
                  <w:rStyle w:val="Hyperlink"/>
                  <w:noProof/>
                </w:rPr>
                <w:delText>Recommendations and Conclusions</w:delText>
              </w:r>
              <w:r w:rsidDel="00A473F9">
                <w:rPr>
                  <w:noProof/>
                  <w:webHidden/>
                </w:rPr>
                <w:tab/>
                <w:delText>6</w:delText>
              </w:r>
            </w:del>
          </w:ins>
        </w:p>
        <w:p w14:paraId="787E9945" w14:textId="5B5074C5" w:rsidR="000B0FA2" w:rsidDel="00A473F9" w:rsidRDefault="000B0FA2">
          <w:pPr>
            <w:pStyle w:val="TOC1"/>
            <w:rPr>
              <w:ins w:id="217" w:author="Spencer Swartz" w:date="2017-02-22T10:51:00Z"/>
              <w:del w:id="218" w:author="spencer.swartz@gmail.com" w:date="2017-02-22T19:54:00Z"/>
              <w:rFonts w:eastAsiaTheme="minorEastAsia" w:cstheme="minorBidi"/>
              <w:noProof/>
              <w:color w:val="auto"/>
              <w:sz w:val="22"/>
            </w:rPr>
          </w:pPr>
          <w:ins w:id="219" w:author="Spencer Swartz" w:date="2017-02-22T10:51:00Z">
            <w:del w:id="220" w:author="spencer.swartz@gmail.com" w:date="2017-02-22T19:54:00Z">
              <w:r w:rsidRPr="00A473F9" w:rsidDel="00A473F9">
                <w:rPr>
                  <w:rStyle w:val="Hyperlink"/>
                  <w:noProof/>
                </w:rPr>
                <w:delText>Appendix</w:delText>
              </w:r>
              <w:r w:rsidDel="00A473F9">
                <w:rPr>
                  <w:noProof/>
                  <w:webHidden/>
                </w:rPr>
                <w:tab/>
                <w:delText>8</w:delText>
              </w:r>
            </w:del>
          </w:ins>
        </w:p>
        <w:p w14:paraId="2BCAD27F" w14:textId="00A6D373" w:rsidR="000B0FA2" w:rsidDel="00A473F9" w:rsidRDefault="000B0FA2">
          <w:pPr>
            <w:pStyle w:val="TOC2"/>
            <w:tabs>
              <w:tab w:val="right" w:leader="dot" w:pos="9010"/>
            </w:tabs>
            <w:rPr>
              <w:ins w:id="221" w:author="Spencer Swartz" w:date="2017-02-22T10:51:00Z"/>
              <w:del w:id="222" w:author="spencer.swartz@gmail.com" w:date="2017-02-22T19:54:00Z"/>
              <w:rFonts w:eastAsiaTheme="minorEastAsia" w:cstheme="minorBidi"/>
              <w:noProof/>
              <w:color w:val="auto"/>
              <w:sz w:val="22"/>
            </w:rPr>
          </w:pPr>
          <w:ins w:id="223" w:author="Spencer Swartz" w:date="2017-02-22T10:51:00Z">
            <w:del w:id="224" w:author="spencer.swartz@gmail.com" w:date="2017-02-22T19:54:00Z">
              <w:r w:rsidRPr="00A473F9" w:rsidDel="00A473F9">
                <w:rPr>
                  <w:rStyle w:val="Hyperlink"/>
                  <w:noProof/>
                </w:rPr>
                <w:delText>Meeting Minutes</w:delText>
              </w:r>
              <w:r w:rsidDel="00A473F9">
                <w:rPr>
                  <w:noProof/>
                  <w:webHidden/>
                </w:rPr>
                <w:tab/>
                <w:delText>8</w:delText>
              </w:r>
            </w:del>
          </w:ins>
        </w:p>
        <w:p w14:paraId="1EFA114E" w14:textId="28A4B2C8" w:rsidR="000B0FA2" w:rsidDel="00A473F9" w:rsidRDefault="000B0FA2">
          <w:pPr>
            <w:pStyle w:val="TOC3"/>
            <w:rPr>
              <w:ins w:id="225" w:author="Spencer Swartz" w:date="2017-02-22T10:51:00Z"/>
              <w:del w:id="226" w:author="spencer.swartz@gmail.com" w:date="2017-02-22T19:54:00Z"/>
              <w:rFonts w:eastAsiaTheme="minorEastAsia" w:cstheme="minorBidi"/>
              <w:noProof/>
              <w:color w:val="auto"/>
              <w:sz w:val="22"/>
            </w:rPr>
          </w:pPr>
          <w:ins w:id="227" w:author="Spencer Swartz" w:date="2017-02-22T10:51:00Z">
            <w:del w:id="228" w:author="spencer.swartz@gmail.com" w:date="2017-02-22T19:54:00Z">
              <w:r w:rsidRPr="00A473F9" w:rsidDel="00A473F9">
                <w:rPr>
                  <w:rStyle w:val="Hyperlink"/>
                  <w:noProof/>
                </w:rPr>
                <w:delText>Meeting at WHO Country Office</w:delText>
              </w:r>
              <w:r w:rsidDel="00A473F9">
                <w:rPr>
                  <w:noProof/>
                  <w:webHidden/>
                </w:rPr>
                <w:tab/>
                <w:delText>8</w:delText>
              </w:r>
            </w:del>
          </w:ins>
        </w:p>
        <w:p w14:paraId="7A769587" w14:textId="7A2883FC" w:rsidR="000B0FA2" w:rsidDel="00A473F9" w:rsidRDefault="000B0FA2">
          <w:pPr>
            <w:pStyle w:val="TOC3"/>
            <w:rPr>
              <w:ins w:id="229" w:author="Spencer Swartz" w:date="2017-02-22T10:51:00Z"/>
              <w:del w:id="230" w:author="spencer.swartz@gmail.com" w:date="2017-02-22T19:54:00Z"/>
              <w:rFonts w:eastAsiaTheme="minorEastAsia" w:cstheme="minorBidi"/>
              <w:noProof/>
              <w:color w:val="auto"/>
              <w:sz w:val="22"/>
            </w:rPr>
          </w:pPr>
          <w:ins w:id="231" w:author="Spencer Swartz" w:date="2017-02-22T10:51:00Z">
            <w:del w:id="232" w:author="spencer.swartz@gmail.com" w:date="2017-02-22T19:54:00Z">
              <w:r w:rsidRPr="00A473F9" w:rsidDel="00A473F9">
                <w:rPr>
                  <w:rStyle w:val="Hyperlink"/>
                  <w:noProof/>
                </w:rPr>
                <w:delText>Meeting at Ministry of Health</w:delText>
              </w:r>
              <w:r w:rsidDel="00A473F9">
                <w:rPr>
                  <w:noProof/>
                  <w:webHidden/>
                </w:rPr>
                <w:tab/>
                <w:delText>9</w:delText>
              </w:r>
            </w:del>
          </w:ins>
        </w:p>
        <w:p w14:paraId="32536517" w14:textId="5B94F831" w:rsidR="000B0FA2" w:rsidDel="00A473F9" w:rsidRDefault="000B0FA2">
          <w:pPr>
            <w:pStyle w:val="TOC3"/>
            <w:rPr>
              <w:ins w:id="233" w:author="Spencer Swartz" w:date="2017-02-22T10:51:00Z"/>
              <w:del w:id="234" w:author="spencer.swartz@gmail.com" w:date="2017-02-22T19:54:00Z"/>
              <w:rFonts w:eastAsiaTheme="minorEastAsia" w:cstheme="minorBidi"/>
              <w:noProof/>
              <w:color w:val="auto"/>
              <w:sz w:val="22"/>
            </w:rPr>
          </w:pPr>
          <w:ins w:id="235" w:author="Spencer Swartz" w:date="2017-02-22T10:51:00Z">
            <w:del w:id="236" w:author="spencer.swartz@gmail.com" w:date="2017-02-22T19:54:00Z">
              <w:r w:rsidRPr="00A473F9" w:rsidDel="00A473F9">
                <w:rPr>
                  <w:rStyle w:val="Hyperlink"/>
                  <w:noProof/>
                </w:rPr>
                <w:delText>Meeting at South Nations Nationalities and Peoples Regional State Health Bureau</w:delText>
              </w:r>
              <w:r w:rsidDel="00A473F9">
                <w:rPr>
                  <w:noProof/>
                  <w:webHidden/>
                </w:rPr>
                <w:tab/>
                <w:delText>10</w:delText>
              </w:r>
            </w:del>
          </w:ins>
        </w:p>
        <w:p w14:paraId="4459DF60" w14:textId="6DC3D505" w:rsidR="000B0FA2" w:rsidDel="00A473F9" w:rsidRDefault="000B0FA2">
          <w:pPr>
            <w:pStyle w:val="TOC3"/>
            <w:rPr>
              <w:ins w:id="237" w:author="Spencer Swartz" w:date="2017-02-22T10:51:00Z"/>
              <w:del w:id="238" w:author="spencer.swartz@gmail.com" w:date="2017-02-22T19:54:00Z"/>
              <w:rFonts w:eastAsiaTheme="minorEastAsia" w:cstheme="minorBidi"/>
              <w:noProof/>
              <w:color w:val="auto"/>
              <w:sz w:val="22"/>
            </w:rPr>
          </w:pPr>
          <w:ins w:id="239" w:author="Spencer Swartz" w:date="2017-02-22T10:51:00Z">
            <w:del w:id="240" w:author="spencer.swartz@gmail.com" w:date="2017-02-22T19:54:00Z">
              <w:r w:rsidRPr="00A473F9" w:rsidDel="00A473F9">
                <w:rPr>
                  <w:rStyle w:val="Hyperlink"/>
                  <w:noProof/>
                  <w:u w:color="000000"/>
                </w:rPr>
                <w:delText>List of participants for meetings</w:delText>
              </w:r>
              <w:r w:rsidDel="00A473F9">
                <w:rPr>
                  <w:noProof/>
                  <w:webHidden/>
                </w:rPr>
                <w:tab/>
                <w:delText>10</w:delText>
              </w:r>
            </w:del>
          </w:ins>
        </w:p>
        <w:p w14:paraId="46DB2C4F" w14:textId="5A1DCE0D" w:rsidR="000B0FA2" w:rsidDel="00A473F9" w:rsidRDefault="000B0FA2">
          <w:pPr>
            <w:pStyle w:val="TOC3"/>
            <w:rPr>
              <w:ins w:id="241" w:author="Spencer Swartz" w:date="2017-02-22T10:51:00Z"/>
              <w:del w:id="242" w:author="spencer.swartz@gmail.com" w:date="2017-02-22T19:54:00Z"/>
              <w:rFonts w:eastAsiaTheme="minorEastAsia" w:cstheme="minorBidi"/>
              <w:noProof/>
              <w:color w:val="auto"/>
              <w:sz w:val="22"/>
            </w:rPr>
          </w:pPr>
          <w:ins w:id="243" w:author="Spencer Swartz" w:date="2017-02-22T10:51:00Z">
            <w:del w:id="244" w:author="spencer.swartz@gmail.com" w:date="2017-02-22T19:54:00Z">
              <w:r w:rsidRPr="00A473F9" w:rsidDel="00A473F9">
                <w:rPr>
                  <w:rStyle w:val="Hyperlink"/>
                  <w:noProof/>
                </w:rPr>
                <w:delText>WHO secretariat</w:delText>
              </w:r>
              <w:r w:rsidDel="00A473F9">
                <w:rPr>
                  <w:noProof/>
                  <w:webHidden/>
                </w:rPr>
                <w:tab/>
                <w:delText>12</w:delText>
              </w:r>
            </w:del>
          </w:ins>
        </w:p>
        <w:p w14:paraId="613FA2A5" w14:textId="5037F9F3" w:rsidR="000B0FA2" w:rsidDel="00A473F9" w:rsidRDefault="000B0FA2">
          <w:pPr>
            <w:pStyle w:val="TOC2"/>
            <w:tabs>
              <w:tab w:val="right" w:leader="dot" w:pos="9010"/>
            </w:tabs>
            <w:rPr>
              <w:ins w:id="245" w:author="Spencer Swartz" w:date="2017-02-22T10:51:00Z"/>
              <w:del w:id="246" w:author="spencer.swartz@gmail.com" w:date="2017-02-22T19:54:00Z"/>
              <w:rFonts w:eastAsiaTheme="minorEastAsia" w:cstheme="minorBidi"/>
              <w:noProof/>
              <w:color w:val="auto"/>
              <w:sz w:val="22"/>
            </w:rPr>
          </w:pPr>
          <w:ins w:id="247" w:author="Spencer Swartz" w:date="2017-02-22T10:51:00Z">
            <w:del w:id="248" w:author="spencer.swartz@gmail.com" w:date="2017-02-22T19:54:00Z">
              <w:r w:rsidRPr="00A473F9" w:rsidDel="00A473F9">
                <w:rPr>
                  <w:rStyle w:val="Hyperlink"/>
                  <w:noProof/>
                </w:rPr>
                <w:delText xml:space="preserve">Acknowledgements to collaborations and support </w:delText>
              </w:r>
              <w:r w:rsidDel="00A473F9">
                <w:rPr>
                  <w:noProof/>
                  <w:webHidden/>
                </w:rPr>
                <w:tab/>
                <w:delText>13</w:delText>
              </w:r>
            </w:del>
          </w:ins>
        </w:p>
        <w:p w14:paraId="614F8CE0" w14:textId="0A6CE1E5" w:rsidR="000B0FA2" w:rsidDel="00A473F9" w:rsidRDefault="000B0FA2">
          <w:pPr>
            <w:pStyle w:val="TOC2"/>
            <w:tabs>
              <w:tab w:val="right" w:leader="dot" w:pos="9010"/>
            </w:tabs>
            <w:rPr>
              <w:ins w:id="249" w:author="Spencer Swartz" w:date="2017-02-22T10:51:00Z"/>
              <w:del w:id="250" w:author="spencer.swartz@gmail.com" w:date="2017-02-22T19:54:00Z"/>
              <w:rFonts w:eastAsiaTheme="minorEastAsia" w:cstheme="minorBidi"/>
              <w:noProof/>
              <w:color w:val="auto"/>
              <w:sz w:val="22"/>
            </w:rPr>
          </w:pPr>
          <w:ins w:id="251" w:author="Spencer Swartz" w:date="2017-02-22T10:51:00Z">
            <w:del w:id="252" w:author="spencer.swartz@gmail.com" w:date="2017-02-22T19:54:00Z">
              <w:r w:rsidRPr="00A473F9" w:rsidDel="00A473F9">
                <w:rPr>
                  <w:rStyle w:val="Hyperlink"/>
                  <w:noProof/>
                </w:rPr>
                <w:delText>Program Agenda</w:delText>
              </w:r>
              <w:r w:rsidDel="00A473F9">
                <w:rPr>
                  <w:noProof/>
                  <w:webHidden/>
                </w:rPr>
                <w:tab/>
                <w:delText>14</w:delText>
              </w:r>
            </w:del>
          </w:ins>
        </w:p>
        <w:p w14:paraId="498225D2" w14:textId="798D1398" w:rsidR="00631722" w:rsidDel="00A473F9" w:rsidRDefault="00631722" w:rsidP="000B0FA2">
          <w:pPr>
            <w:pStyle w:val="TOC1"/>
            <w:rPr>
              <w:del w:id="253" w:author="spencer.swartz@gmail.com" w:date="2017-02-22T19:54:00Z"/>
              <w:noProof/>
            </w:rPr>
          </w:pPr>
          <w:del w:id="254" w:author="spencer.swartz@gmail.com" w:date="2017-02-22T19:54:00Z">
            <w:r w:rsidRPr="007F250A" w:rsidDel="00A473F9">
              <w:rPr>
                <w:rStyle w:val="Hyperlink"/>
                <w:noProof/>
              </w:rPr>
              <w:delText>1.</w:delText>
            </w:r>
            <w:r w:rsidRPr="00631722" w:rsidDel="00A473F9">
              <w:rPr>
                <w:rStyle w:val="Hyperlink"/>
                <w:rFonts w:eastAsia="Arial"/>
                <w:noProof/>
              </w:rPr>
              <w:delText xml:space="preserve"> </w:delText>
            </w:r>
            <w:r w:rsidRPr="00631722" w:rsidDel="00A473F9">
              <w:rPr>
                <w:rStyle w:val="Hyperlink"/>
                <w:noProof/>
              </w:rPr>
              <w:delText>Executive summary</w:delText>
            </w:r>
            <w:r w:rsidDel="00A473F9">
              <w:rPr>
                <w:noProof/>
                <w:webHidden/>
              </w:rPr>
              <w:tab/>
              <w:delText>1</w:delText>
            </w:r>
          </w:del>
        </w:p>
        <w:p w14:paraId="20F1B81E" w14:textId="252C04BE" w:rsidR="00631722" w:rsidDel="00A473F9" w:rsidRDefault="00631722">
          <w:pPr>
            <w:pStyle w:val="TOC1"/>
            <w:rPr>
              <w:del w:id="255" w:author="spencer.swartz@gmail.com" w:date="2017-02-22T19:54:00Z"/>
              <w:noProof/>
            </w:rPr>
          </w:pPr>
          <w:del w:id="256" w:author="spencer.swartz@gmail.com" w:date="2017-02-22T19:54:00Z">
            <w:r w:rsidRPr="00631722" w:rsidDel="00A473F9">
              <w:rPr>
                <w:rStyle w:val="Hyperlink"/>
                <w:noProof/>
              </w:rPr>
              <w:delText>Contents</w:delText>
            </w:r>
            <w:r w:rsidDel="00A473F9">
              <w:rPr>
                <w:noProof/>
                <w:webHidden/>
              </w:rPr>
              <w:tab/>
              <w:delText>3</w:delText>
            </w:r>
          </w:del>
        </w:p>
        <w:p w14:paraId="74310DAB" w14:textId="61613D0B" w:rsidR="00631722" w:rsidDel="00A473F9" w:rsidRDefault="00631722">
          <w:pPr>
            <w:pStyle w:val="TOC1"/>
            <w:rPr>
              <w:del w:id="257" w:author="spencer.swartz@gmail.com" w:date="2017-02-22T19:54:00Z"/>
              <w:noProof/>
            </w:rPr>
          </w:pPr>
          <w:del w:id="258" w:author="spencer.swartz@gmail.com" w:date="2017-02-22T19:54:00Z">
            <w:r w:rsidRPr="00631722" w:rsidDel="00A473F9">
              <w:rPr>
                <w:rStyle w:val="Hyperlink"/>
                <w:noProof/>
              </w:rPr>
              <w:delText>8.  Recommendations and Action plan</w:delText>
            </w:r>
            <w:r w:rsidDel="00A473F9">
              <w:rPr>
                <w:noProof/>
                <w:webHidden/>
              </w:rPr>
              <w:tab/>
              <w:delText>9</w:delText>
            </w:r>
          </w:del>
        </w:p>
        <w:p w14:paraId="18E650DC" w14:textId="74EDAEEE" w:rsidR="00631722" w:rsidDel="00A473F9" w:rsidRDefault="00631722">
          <w:pPr>
            <w:pStyle w:val="TOC1"/>
            <w:rPr>
              <w:del w:id="259" w:author="spencer.swartz@gmail.com" w:date="2017-02-22T19:54:00Z"/>
              <w:noProof/>
            </w:rPr>
          </w:pPr>
          <w:del w:id="260" w:author="spencer.swartz@gmail.com" w:date="2017-02-22T19:54:00Z">
            <w:r w:rsidRPr="00631722" w:rsidDel="00A473F9">
              <w:rPr>
                <w:rStyle w:val="Hyperlink"/>
                <w:noProof/>
              </w:rPr>
              <w:delText>9. Evaluation and follow up</w:delText>
            </w:r>
            <w:r w:rsidDel="00A473F9">
              <w:rPr>
                <w:noProof/>
                <w:webHidden/>
              </w:rPr>
              <w:tab/>
              <w:delText>9</w:delText>
            </w:r>
          </w:del>
        </w:p>
        <w:p w14:paraId="56B8C596" w14:textId="1BF9EEE9" w:rsidR="00631722" w:rsidDel="00A473F9" w:rsidRDefault="00631722">
          <w:pPr>
            <w:pStyle w:val="TOC1"/>
            <w:rPr>
              <w:del w:id="261" w:author="spencer.swartz@gmail.com" w:date="2017-02-22T19:54:00Z"/>
              <w:noProof/>
            </w:rPr>
          </w:pPr>
          <w:del w:id="262" w:author="spencer.swartz@gmail.com" w:date="2017-02-22T19:54:00Z">
            <w:r w:rsidRPr="00631722" w:rsidDel="00A473F9">
              <w:rPr>
                <w:rStyle w:val="Hyperlink"/>
                <w:noProof/>
              </w:rPr>
              <w:delText>10. Conclusions</w:delText>
            </w:r>
            <w:r w:rsidDel="00A473F9">
              <w:rPr>
                <w:noProof/>
                <w:webHidden/>
              </w:rPr>
              <w:tab/>
              <w:delText>9</w:delText>
            </w:r>
          </w:del>
        </w:p>
        <w:p w14:paraId="0980F824" w14:textId="66A66195" w:rsidR="00631722" w:rsidDel="00A473F9" w:rsidRDefault="00631722">
          <w:pPr>
            <w:pStyle w:val="TOC1"/>
            <w:rPr>
              <w:del w:id="263" w:author="spencer.swartz@gmail.com" w:date="2017-02-22T19:54:00Z"/>
              <w:noProof/>
            </w:rPr>
          </w:pPr>
          <w:del w:id="264" w:author="spencer.swartz@gmail.com" w:date="2017-02-22T19:54:00Z">
            <w:r w:rsidRPr="00631722" w:rsidDel="00A473F9">
              <w:rPr>
                <w:rStyle w:val="Hyperlink"/>
                <w:noProof/>
              </w:rPr>
              <w:delText xml:space="preserve">11. Acknowledgements to collaborations and support </w:delText>
            </w:r>
            <w:r w:rsidDel="00A473F9">
              <w:rPr>
                <w:noProof/>
                <w:webHidden/>
              </w:rPr>
              <w:tab/>
              <w:delText>10</w:delText>
            </w:r>
          </w:del>
        </w:p>
        <w:p w14:paraId="33BC3F17" w14:textId="3619C668" w:rsidR="00631722" w:rsidDel="00A473F9" w:rsidRDefault="00631722">
          <w:pPr>
            <w:pStyle w:val="TOC1"/>
            <w:rPr>
              <w:del w:id="265" w:author="spencer.swartz@gmail.com" w:date="2017-02-22T19:54:00Z"/>
              <w:noProof/>
            </w:rPr>
          </w:pPr>
          <w:del w:id="266" w:author="spencer.swartz@gmail.com" w:date="2017-02-22T19:54:00Z">
            <w:r w:rsidRPr="00631722" w:rsidDel="00A473F9">
              <w:rPr>
                <w:rStyle w:val="Hyperlink"/>
                <w:noProof/>
              </w:rPr>
              <w:delText>WHO Integrated Management for Emergency &amp; Essential Surgical Care</w:delText>
            </w:r>
            <w:r w:rsidDel="00A473F9">
              <w:rPr>
                <w:noProof/>
                <w:webHidden/>
              </w:rPr>
              <w:tab/>
              <w:delText>14</w:delText>
            </w:r>
          </w:del>
        </w:p>
        <w:p w14:paraId="57CD302B" w14:textId="6C9F3713" w:rsidR="00631722" w:rsidDel="00A473F9" w:rsidRDefault="00631722">
          <w:pPr>
            <w:pStyle w:val="TOC1"/>
            <w:rPr>
              <w:del w:id="267" w:author="spencer.swartz@gmail.com" w:date="2017-02-22T19:54:00Z"/>
              <w:noProof/>
            </w:rPr>
          </w:pPr>
          <w:del w:id="268" w:author="spencer.swartz@gmail.com" w:date="2017-02-22T19:54:00Z">
            <w:r w:rsidRPr="00631722" w:rsidDel="00A473F9">
              <w:rPr>
                <w:rStyle w:val="Hyperlink"/>
                <w:noProof/>
              </w:rPr>
              <w:delText>Needs Assessment and Evaluation Form for Resource Limited Health Care Facility</w:delText>
            </w:r>
            <w:r w:rsidDel="00A473F9">
              <w:rPr>
                <w:noProof/>
                <w:webHidden/>
              </w:rPr>
              <w:tab/>
              <w:delText>15</w:delText>
            </w:r>
          </w:del>
        </w:p>
        <w:p w14:paraId="75BDC127" w14:textId="3548F6C8" w:rsidR="00631722" w:rsidDel="00A473F9" w:rsidRDefault="00631722">
          <w:pPr>
            <w:pStyle w:val="TOC2"/>
            <w:tabs>
              <w:tab w:val="right" w:leader="dot" w:pos="9779"/>
            </w:tabs>
            <w:spacing w:after="120" w:afterAutospacing="0"/>
            <w:rPr>
              <w:del w:id="269" w:author="spencer.swartz@gmail.com" w:date="2017-02-22T19:54:00Z"/>
              <w:noProof/>
            </w:rPr>
            <w:pPrChange w:id="270" w:author="spencer.swartz@gmail.com" w:date="2017-02-19T21:16:00Z">
              <w:pPr>
                <w:pStyle w:val="TOC2"/>
                <w:tabs>
                  <w:tab w:val="right" w:leader="dot" w:pos="9779"/>
                </w:tabs>
              </w:pPr>
            </w:pPrChange>
          </w:pPr>
          <w:del w:id="271" w:author="spencer.swartz@gmail.com" w:date="2017-02-22T19:54:00Z">
            <w:r w:rsidRPr="00631722" w:rsidDel="00A473F9">
              <w:rPr>
                <w:rStyle w:val="Hyperlink"/>
                <w:noProof/>
              </w:rPr>
              <w:delText>For guidance use WHO generic list of Essential Emergency Equipment</w:delText>
            </w:r>
            <w:r w:rsidDel="00A473F9">
              <w:rPr>
                <w:noProof/>
                <w:webHidden/>
              </w:rPr>
              <w:tab/>
              <w:delText>17</w:delText>
            </w:r>
          </w:del>
        </w:p>
        <w:p w14:paraId="0BA7E5B7" w14:textId="04FA0920" w:rsidR="00631722" w:rsidDel="00A473F9" w:rsidRDefault="00631722">
          <w:pPr>
            <w:pStyle w:val="TOC3"/>
            <w:tabs>
              <w:tab w:val="right" w:leader="dot" w:pos="9779"/>
            </w:tabs>
            <w:rPr>
              <w:del w:id="272" w:author="spencer.swartz@gmail.com" w:date="2017-02-22T19:54:00Z"/>
              <w:noProof/>
            </w:rPr>
          </w:pPr>
          <w:del w:id="273" w:author="spencer.swartz@gmail.com" w:date="2017-02-22T19:54:00Z">
            <w:r w:rsidRPr="00631722" w:rsidDel="00A473F9">
              <w:rPr>
                <w:rStyle w:val="Hyperlink"/>
                <w:noProof/>
              </w:rPr>
              <w:delText>WHO Generic Essential Emergency Equipment List</w:delText>
            </w:r>
            <w:r w:rsidDel="00A473F9">
              <w:rPr>
                <w:noProof/>
                <w:webHidden/>
              </w:rPr>
              <w:tab/>
              <w:delText>17</w:delText>
            </w:r>
          </w:del>
        </w:p>
        <w:p w14:paraId="43244A5D" w14:textId="38BF4137" w:rsidR="00631722" w:rsidDel="00A473F9" w:rsidRDefault="00631722">
          <w:pPr>
            <w:pStyle w:val="TOC3"/>
            <w:tabs>
              <w:tab w:val="right" w:leader="dot" w:pos="9779"/>
            </w:tabs>
            <w:rPr>
              <w:del w:id="274" w:author="spencer.swartz@gmail.com" w:date="2017-02-22T19:54:00Z"/>
              <w:noProof/>
            </w:rPr>
          </w:pPr>
          <w:del w:id="275" w:author="spencer.swartz@gmail.com" w:date="2017-02-22T19:54:00Z">
            <w:r w:rsidRPr="00631722" w:rsidDel="00A473F9">
              <w:rPr>
                <w:rStyle w:val="Hyperlink"/>
                <w:noProof/>
              </w:rPr>
              <w:delText>Supplementary equipment for use by skilled health professionals</w:delText>
            </w:r>
            <w:r w:rsidDel="00A473F9">
              <w:rPr>
                <w:noProof/>
                <w:webHidden/>
              </w:rPr>
              <w:tab/>
              <w:delText>18</w:delText>
            </w:r>
          </w:del>
        </w:p>
        <w:p w14:paraId="13DF686E" w14:textId="0DDCF875" w:rsidR="00631722" w:rsidRDefault="00631722">
          <w:pPr>
            <w:spacing w:after="120" w:afterAutospacing="0"/>
            <w:rPr>
              <w:ins w:id="276" w:author="spencer.swartz@gmail.com" w:date="2017-02-19T19:17:00Z"/>
            </w:rPr>
            <w:pPrChange w:id="277" w:author="spencer.swartz@gmail.com" w:date="2017-02-19T21:16:00Z">
              <w:pPr>
                <w:spacing w:after="0"/>
              </w:pPr>
            </w:pPrChange>
          </w:pPr>
          <w:ins w:id="278" w:author="spencer.swartz@gmail.com" w:date="2017-02-19T19:17:00Z">
            <w:r>
              <w:rPr>
                <w:b/>
                <w:bCs/>
                <w:noProof/>
              </w:rPr>
              <w:fldChar w:fldCharType="end"/>
            </w:r>
          </w:ins>
        </w:p>
        <w:customXmlInsRangeStart w:id="279" w:author="spencer.swartz@gmail.com" w:date="2017-02-19T19:17:00Z"/>
      </w:sdtContent>
    </w:sdt>
    <w:customXmlInsRangeEnd w:id="279"/>
    <w:p w14:paraId="1C57B363" w14:textId="77777777" w:rsidR="00631722" w:rsidRDefault="00631722">
      <w:pPr>
        <w:spacing w:after="160" w:line="259" w:lineRule="auto"/>
        <w:ind w:left="0" w:firstLine="0"/>
        <w:rPr>
          <w:ins w:id="280" w:author="spencer.swartz@gmail.com" w:date="2017-02-19T19:16:00Z"/>
          <w:rFonts w:asciiTheme="majorHAnsi" w:hAnsiTheme="majorHAnsi"/>
          <w:sz w:val="28"/>
        </w:rPr>
      </w:pPr>
      <w:ins w:id="281" w:author="spencer.swartz@gmail.com" w:date="2017-02-19T19:16:00Z">
        <w:r>
          <w:rPr>
            <w:b/>
          </w:rPr>
          <w:br w:type="page"/>
        </w:r>
      </w:ins>
    </w:p>
    <w:p w14:paraId="2FF13842" w14:textId="7F23D2B7" w:rsidR="007A00CE" w:rsidDel="00237251" w:rsidRDefault="00EF104A">
      <w:pPr>
        <w:spacing w:after="130" w:line="249" w:lineRule="auto"/>
        <w:rPr>
          <w:del w:id="282" w:author="spencer.swartz@gmail.com" w:date="2017-02-19T18:57:00Z"/>
        </w:rPr>
      </w:pPr>
      <w:del w:id="283" w:author="spencer.swartz@gmail.com" w:date="2017-02-19T18:57:00Z">
        <w:r w:rsidDel="00237251">
          <w:rPr>
            <w:b/>
          </w:rPr>
          <w:lastRenderedPageBreak/>
          <w:delText xml:space="preserve">Facilitators Meeting Report </w:delText>
        </w:r>
      </w:del>
    </w:p>
    <w:p w14:paraId="5407F67F" w14:textId="77777777" w:rsidR="007A00CE" w:rsidDel="00237251" w:rsidRDefault="00EF104A">
      <w:pPr>
        <w:spacing w:after="2" w:line="259" w:lineRule="auto"/>
        <w:ind w:left="126" w:right="418"/>
        <w:rPr>
          <w:del w:id="284" w:author="spencer.swartz@gmail.com" w:date="2017-02-19T18:57:00Z"/>
        </w:rPr>
      </w:pPr>
      <w:del w:id="285" w:author="spencer.swartz@gmail.com" w:date="2017-02-19T18:57:00Z">
        <w:r w:rsidDel="00237251">
          <w:rPr>
            <w:i/>
          </w:rPr>
          <w:delText xml:space="preserve">            Achieving MDGs through strengthening capacities at primary health care facilities  </w:delText>
        </w:r>
      </w:del>
    </w:p>
    <w:p w14:paraId="50883AA8" w14:textId="07A0F9A3" w:rsidR="007A00CE" w:rsidDel="00865654" w:rsidRDefault="00EF104A">
      <w:pPr>
        <w:spacing w:after="120" w:line="259" w:lineRule="auto"/>
        <w:ind w:left="131" w:firstLine="0"/>
        <w:rPr>
          <w:del w:id="286" w:author="spencer.swartz@gmail.com" w:date="2017-02-19T19:09:00Z"/>
        </w:rPr>
      </w:pPr>
      <w:del w:id="287" w:author="spencer.swartz@gmail.com" w:date="2017-02-19T18:57:00Z">
        <w:r w:rsidDel="00237251">
          <w:rPr>
            <w:b/>
          </w:rPr>
          <w:delText xml:space="preserve"> </w:delText>
        </w:r>
      </w:del>
    </w:p>
    <w:p w14:paraId="153F14AD" w14:textId="17B06C8F" w:rsidR="007A00CE" w:rsidDel="00865654" w:rsidRDefault="00EF104A">
      <w:pPr>
        <w:spacing w:after="182" w:line="259" w:lineRule="auto"/>
        <w:ind w:left="131" w:firstLine="0"/>
        <w:rPr>
          <w:del w:id="288" w:author="spencer.swartz@gmail.com" w:date="2017-02-19T19:09:00Z"/>
        </w:rPr>
      </w:pPr>
      <w:del w:id="289" w:author="spencer.swartz@gmail.com" w:date="2017-02-19T19:09:00Z">
        <w:r w:rsidDel="00865654">
          <w:rPr>
            <w:b/>
          </w:rPr>
          <w:delText xml:space="preserve"> </w:delText>
        </w:r>
      </w:del>
    </w:p>
    <w:p w14:paraId="3008FBED" w14:textId="6CAC9101" w:rsidR="00237251" w:rsidDel="00865654" w:rsidRDefault="00237251" w:rsidP="00237251">
      <w:pPr>
        <w:spacing w:after="0" w:line="345" w:lineRule="auto"/>
        <w:ind w:left="2561" w:hanging="2184"/>
        <w:rPr>
          <w:del w:id="290" w:author="spencer.swartz@gmail.com" w:date="2017-02-19T19:09:00Z"/>
          <w:moveTo w:id="291" w:author="spencer.swartz@gmail.com" w:date="2017-02-19T18:58:00Z"/>
        </w:rPr>
      </w:pPr>
      <w:moveToRangeStart w:id="292" w:author="spencer.swartz@gmail.com" w:date="2017-02-19T18:58:00Z" w:name="move475294031"/>
      <w:moveTo w:id="293" w:author="spencer.swartz@gmail.com" w:date="2017-02-19T18:58:00Z">
        <w:del w:id="294" w:author="spencer.swartz@gmail.com" w:date="2017-02-19T19:09:00Z">
          <w:r w:rsidDel="00865654">
            <w:rPr>
              <w:b/>
              <w:sz w:val="36"/>
            </w:rPr>
            <w:delText xml:space="preserve">Integrated Management for Emergency and Essential Surgical Care (IMEESC) </w:delText>
          </w:r>
        </w:del>
      </w:moveTo>
    </w:p>
    <w:moveToRangeEnd w:id="292"/>
    <w:p w14:paraId="46F2649A" w14:textId="388C515C" w:rsidR="007A00CE" w:rsidDel="00865654" w:rsidRDefault="00EF104A">
      <w:pPr>
        <w:spacing w:after="141" w:line="259" w:lineRule="auto"/>
        <w:ind w:left="0" w:right="787" w:firstLine="0"/>
        <w:jc w:val="center"/>
        <w:rPr>
          <w:del w:id="295" w:author="spencer.swartz@gmail.com" w:date="2017-02-19T19:09:00Z"/>
        </w:rPr>
      </w:pPr>
      <w:del w:id="296" w:author="spencer.swartz@gmail.com" w:date="2017-02-19T19:09:00Z">
        <w:r w:rsidDel="00865654">
          <w:rPr>
            <w:b/>
            <w:sz w:val="32"/>
          </w:rPr>
          <w:delText xml:space="preserve">WHO Meetings with Ministry of Health, South Nation </w:delText>
        </w:r>
      </w:del>
    </w:p>
    <w:p w14:paraId="5C0A3917" w14:textId="4C29CFF0" w:rsidR="007A00CE" w:rsidDel="00865654" w:rsidRDefault="00EF104A">
      <w:pPr>
        <w:spacing w:after="28" w:line="353" w:lineRule="auto"/>
        <w:ind w:left="739" w:right="1059" w:firstLine="53"/>
        <w:rPr>
          <w:del w:id="297" w:author="spencer.swartz@gmail.com" w:date="2017-02-19T19:09:00Z"/>
        </w:rPr>
      </w:pPr>
      <w:del w:id="298" w:author="spencer.swartz@gmail.com" w:date="2017-02-19T19:09:00Z">
        <w:r w:rsidDel="00865654">
          <w:rPr>
            <w:b/>
            <w:sz w:val="32"/>
          </w:rPr>
          <w:delText xml:space="preserve">Nationalities &amp; Peoples Regional State Health  Bureau  </w:delText>
        </w:r>
        <w:r w:rsidDel="00865654">
          <w:rPr>
            <w:b/>
            <w:sz w:val="28"/>
          </w:rPr>
          <w:delText xml:space="preserve">for </w:delText>
        </w:r>
        <w:r w:rsidDel="00865654">
          <w:rPr>
            <w:b/>
            <w:sz w:val="32"/>
          </w:rPr>
          <w:delText xml:space="preserve">Strengthening Health Officers Training Program </w:delText>
        </w:r>
        <w:r w:rsidDel="00865654">
          <w:rPr>
            <w:b/>
            <w:sz w:val="28"/>
          </w:rPr>
          <w:delText xml:space="preserve">on </w:delText>
        </w:r>
      </w:del>
    </w:p>
    <w:p w14:paraId="0F3D1CB2" w14:textId="57F4A103" w:rsidR="007A00CE" w:rsidDel="00865654" w:rsidRDefault="00EF104A">
      <w:pPr>
        <w:spacing w:after="0" w:line="345" w:lineRule="auto"/>
        <w:ind w:left="2561" w:hanging="2184"/>
        <w:rPr>
          <w:del w:id="299" w:author="spencer.swartz@gmail.com" w:date="2017-02-19T19:09:00Z"/>
          <w:moveFrom w:id="300" w:author="spencer.swartz@gmail.com" w:date="2017-02-19T18:58:00Z"/>
        </w:rPr>
      </w:pPr>
      <w:moveFromRangeStart w:id="301" w:author="spencer.swartz@gmail.com" w:date="2017-02-19T18:58:00Z" w:name="move475294031"/>
      <w:moveFrom w:id="302" w:author="spencer.swartz@gmail.com" w:date="2017-02-19T18:58:00Z">
        <w:del w:id="303" w:author="spencer.swartz@gmail.com" w:date="2017-02-19T19:09:00Z">
          <w:r w:rsidDel="00865654">
            <w:rPr>
              <w:b/>
              <w:sz w:val="36"/>
            </w:rPr>
            <w:delText xml:space="preserve">Integrated Management for Emergency and Essential Surgical Care (IMEESC) </w:delText>
          </w:r>
        </w:del>
      </w:moveFrom>
    </w:p>
    <w:moveFromRangeEnd w:id="301"/>
    <w:p w14:paraId="36829D60" w14:textId="5082E63E" w:rsidR="007A00CE" w:rsidDel="00865654" w:rsidRDefault="00EF104A">
      <w:pPr>
        <w:spacing w:after="130" w:line="259" w:lineRule="auto"/>
        <w:ind w:left="10" w:right="789"/>
        <w:jc w:val="center"/>
        <w:rPr>
          <w:del w:id="304" w:author="spencer.swartz@gmail.com" w:date="2017-02-19T19:09:00Z"/>
        </w:rPr>
      </w:pPr>
      <w:del w:id="305" w:author="spencer.swartz@gmail.com" w:date="2017-02-19T19:09:00Z">
        <w:r w:rsidDel="00865654">
          <w:rPr>
            <w:b/>
            <w:sz w:val="28"/>
          </w:rPr>
          <w:delText xml:space="preserve">22- 25 February 2005 </w:delText>
        </w:r>
      </w:del>
    </w:p>
    <w:p w14:paraId="4BDC3501" w14:textId="3370C4A9" w:rsidR="007A00CE" w:rsidDel="00865654" w:rsidRDefault="00EF104A">
      <w:pPr>
        <w:spacing w:after="98" w:line="259" w:lineRule="auto"/>
        <w:ind w:left="10" w:right="787"/>
        <w:jc w:val="center"/>
        <w:rPr>
          <w:del w:id="306" w:author="spencer.swartz@gmail.com" w:date="2017-02-19T19:09:00Z"/>
        </w:rPr>
      </w:pPr>
      <w:del w:id="307" w:author="spencer.swartz@gmail.com" w:date="2017-02-19T19:09:00Z">
        <w:r w:rsidDel="00865654">
          <w:rPr>
            <w:b/>
            <w:sz w:val="28"/>
          </w:rPr>
          <w:delText xml:space="preserve">Addis Ababa and Awassa, Ethiopia </w:delText>
        </w:r>
      </w:del>
    </w:p>
    <w:p w14:paraId="59EA4BFE" w14:textId="66417759" w:rsidR="007A00CE" w:rsidDel="00865654" w:rsidRDefault="00EF104A">
      <w:pPr>
        <w:spacing w:after="175" w:line="259" w:lineRule="auto"/>
        <w:ind w:left="131" w:firstLine="0"/>
        <w:rPr>
          <w:del w:id="308" w:author="spencer.swartz@gmail.com" w:date="2017-02-19T19:09:00Z"/>
        </w:rPr>
      </w:pPr>
      <w:del w:id="309" w:author="spencer.swartz@gmail.com" w:date="2017-02-19T19:09:00Z">
        <w:r w:rsidDel="00865654">
          <w:rPr>
            <w:b/>
          </w:rPr>
          <w:delText xml:space="preserve"> </w:delText>
        </w:r>
      </w:del>
    </w:p>
    <w:p w14:paraId="0C7226F1" w14:textId="071C7D5B" w:rsidR="007A00CE" w:rsidDel="00865654" w:rsidRDefault="00EF104A">
      <w:pPr>
        <w:spacing w:after="10" w:line="259" w:lineRule="auto"/>
        <w:ind w:left="1794" w:firstLine="0"/>
        <w:rPr>
          <w:del w:id="310" w:author="spencer.swartz@gmail.com" w:date="2017-02-19T19:09:00Z"/>
        </w:rPr>
      </w:pPr>
      <w:del w:id="311" w:author="spencer.swartz@gmail.com" w:date="2017-02-19T18:54:00Z">
        <w:r w:rsidDel="00237251">
          <w:rPr>
            <w:noProof/>
          </w:rPr>
          <w:drawing>
            <wp:inline distT="0" distB="0" distL="0" distR="0" wp14:anchorId="04B56F5E" wp14:editId="3F7E24DE">
              <wp:extent cx="3438144" cy="260604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stretch>
                        <a:fillRect/>
                      </a:stretch>
                    </pic:blipFill>
                    <pic:spPr>
                      <a:xfrm>
                        <a:off x="0" y="0"/>
                        <a:ext cx="3438144" cy="2606040"/>
                      </a:xfrm>
                      <a:prstGeom prst="rect">
                        <a:avLst/>
                      </a:prstGeom>
                    </pic:spPr>
                  </pic:pic>
                </a:graphicData>
              </a:graphic>
            </wp:inline>
          </w:drawing>
        </w:r>
      </w:del>
      <w:del w:id="312" w:author="spencer.swartz@gmail.com" w:date="2017-02-19T19:09:00Z">
        <w:r w:rsidDel="00865654">
          <w:rPr>
            <w:b/>
            <w:sz w:val="32"/>
          </w:rPr>
          <w:delText xml:space="preserve"> </w:delText>
        </w:r>
      </w:del>
    </w:p>
    <w:p w14:paraId="237A3ED1" w14:textId="4877F4CD" w:rsidR="007A00CE" w:rsidDel="00865654" w:rsidRDefault="00EF104A">
      <w:pPr>
        <w:spacing w:after="104" w:line="259" w:lineRule="auto"/>
        <w:ind w:left="0" w:right="727" w:firstLine="0"/>
        <w:jc w:val="center"/>
        <w:rPr>
          <w:del w:id="313" w:author="spencer.swartz@gmail.com" w:date="2017-02-19T19:09:00Z"/>
        </w:rPr>
      </w:pPr>
      <w:del w:id="314" w:author="spencer.swartz@gmail.com" w:date="2017-02-19T19:09:00Z">
        <w:r w:rsidDel="00865654">
          <w:rPr>
            <w:b/>
          </w:rPr>
          <w:delText xml:space="preserve"> </w:delText>
        </w:r>
      </w:del>
    </w:p>
    <w:p w14:paraId="23C89B4A" w14:textId="706A6992" w:rsidR="007A00CE" w:rsidDel="00865654" w:rsidRDefault="00EF104A">
      <w:pPr>
        <w:spacing w:after="0" w:line="259" w:lineRule="auto"/>
        <w:ind w:left="1709" w:firstLine="0"/>
        <w:rPr>
          <w:del w:id="315" w:author="spencer.swartz@gmail.com" w:date="2017-02-19T19:09:00Z"/>
        </w:rPr>
      </w:pPr>
      <w:del w:id="316" w:author="spencer.swartz@gmail.com" w:date="2017-02-19T18:54:00Z">
        <w:r w:rsidDel="00237251">
          <w:rPr>
            <w:noProof/>
          </w:rPr>
          <w:drawing>
            <wp:inline distT="0" distB="0" distL="0" distR="0" wp14:anchorId="65592992" wp14:editId="289CA679">
              <wp:extent cx="3545586" cy="2539746"/>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stretch>
                        <a:fillRect/>
                      </a:stretch>
                    </pic:blipFill>
                    <pic:spPr>
                      <a:xfrm>
                        <a:off x="0" y="0"/>
                        <a:ext cx="3545586" cy="2539746"/>
                      </a:xfrm>
                      <a:prstGeom prst="rect">
                        <a:avLst/>
                      </a:prstGeom>
                    </pic:spPr>
                  </pic:pic>
                </a:graphicData>
              </a:graphic>
            </wp:inline>
          </w:drawing>
        </w:r>
      </w:del>
      <w:del w:id="317" w:author="spencer.swartz@gmail.com" w:date="2017-02-19T19:09:00Z">
        <w:r w:rsidDel="00865654">
          <w:rPr>
            <w:b/>
          </w:rPr>
          <w:delText xml:space="preserve"> </w:delText>
        </w:r>
      </w:del>
    </w:p>
    <w:p w14:paraId="61FA24AC" w14:textId="05BA4194" w:rsidR="007A00CE" w:rsidDel="009946D2" w:rsidRDefault="00EF104A">
      <w:pPr>
        <w:pStyle w:val="Heading1"/>
        <w:ind w:left="3974" w:right="658"/>
        <w:rPr>
          <w:del w:id="318" w:author="spencer.swartz@gmail.com" w:date="2017-02-19T19:23:00Z"/>
        </w:rPr>
      </w:pPr>
      <w:del w:id="319" w:author="spencer.swartz@gmail.com" w:date="2017-02-19T19:23:00Z">
        <w:r w:rsidDel="009946D2">
          <w:delText xml:space="preserve">Contents </w:delText>
        </w:r>
      </w:del>
    </w:p>
    <w:p w14:paraId="545DBC91" w14:textId="53DF33D4" w:rsidR="007A00CE" w:rsidDel="009946D2" w:rsidRDefault="00EF104A">
      <w:pPr>
        <w:spacing w:after="0" w:line="259" w:lineRule="auto"/>
        <w:ind w:left="4331" w:firstLine="0"/>
        <w:rPr>
          <w:del w:id="320" w:author="spencer.swartz@gmail.com" w:date="2017-02-19T19:23:00Z"/>
        </w:rPr>
      </w:pPr>
      <w:del w:id="321" w:author="spencer.swartz@gmail.com" w:date="2017-02-19T19:23:00Z">
        <w:r w:rsidDel="009946D2">
          <w:rPr>
            <w:b/>
          </w:rPr>
          <w:delText xml:space="preserve"> </w:delText>
        </w:r>
        <w:r w:rsidDel="009946D2">
          <w:rPr>
            <w:b/>
          </w:rPr>
          <w:tab/>
          <w:delText xml:space="preserve"> </w:delText>
        </w:r>
      </w:del>
    </w:p>
    <w:p w14:paraId="2B17D79A" w14:textId="48AEE063" w:rsidR="007A00CE" w:rsidDel="009946D2" w:rsidRDefault="00EF104A">
      <w:pPr>
        <w:spacing w:after="0" w:line="259" w:lineRule="auto"/>
        <w:ind w:left="131" w:firstLine="0"/>
        <w:rPr>
          <w:del w:id="322" w:author="spencer.swartz@gmail.com" w:date="2017-02-19T19:23:00Z"/>
        </w:rPr>
      </w:pPr>
      <w:del w:id="323" w:author="spencer.swartz@gmail.com" w:date="2017-02-19T19:23:00Z">
        <w:r w:rsidDel="009946D2">
          <w:rPr>
            <w:b/>
          </w:rPr>
          <w:delText xml:space="preserve"> </w:delText>
        </w:r>
      </w:del>
    </w:p>
    <w:p w14:paraId="4CB6E904" w14:textId="5D609DD1" w:rsidR="007A00CE" w:rsidDel="009946D2" w:rsidRDefault="00EF104A">
      <w:pPr>
        <w:spacing w:after="123" w:line="259" w:lineRule="auto"/>
        <w:ind w:left="10"/>
        <w:jc w:val="right"/>
        <w:rPr>
          <w:del w:id="324" w:author="spencer.swartz@gmail.com" w:date="2017-02-19T19:23:00Z"/>
        </w:rPr>
      </w:pPr>
      <w:del w:id="325" w:author="spencer.swartz@gmail.com" w:date="2017-02-19T19:23:00Z">
        <w:r w:rsidDel="009946D2">
          <w:rPr>
            <w:b/>
          </w:rPr>
          <w:delText xml:space="preserve">................................................................................................................................................Pages           </w:delText>
        </w:r>
      </w:del>
    </w:p>
    <w:p w14:paraId="20160F87" w14:textId="0D01EFE6" w:rsidR="007A00CE" w:rsidDel="009946D2" w:rsidRDefault="00EF104A">
      <w:pPr>
        <w:numPr>
          <w:ilvl w:val="0"/>
          <w:numId w:val="1"/>
        </w:numPr>
        <w:spacing w:after="130" w:line="249" w:lineRule="auto"/>
        <w:ind w:hanging="360"/>
        <w:rPr>
          <w:del w:id="326" w:author="spencer.swartz@gmail.com" w:date="2017-02-19T19:23:00Z"/>
        </w:rPr>
      </w:pPr>
      <w:del w:id="327" w:author="spencer.swartz@gmail.com" w:date="2017-02-19T19:23:00Z">
        <w:r w:rsidDel="009946D2">
          <w:rPr>
            <w:b/>
          </w:rPr>
          <w:delText xml:space="preserve">Executive Summary........................................................................................................3 </w:delText>
        </w:r>
      </w:del>
    </w:p>
    <w:p w14:paraId="095E760D" w14:textId="70AFA8E5" w:rsidR="007A00CE" w:rsidDel="009946D2" w:rsidRDefault="00EF104A">
      <w:pPr>
        <w:numPr>
          <w:ilvl w:val="0"/>
          <w:numId w:val="1"/>
        </w:numPr>
        <w:spacing w:after="130" w:line="249" w:lineRule="auto"/>
        <w:ind w:hanging="360"/>
        <w:rPr>
          <w:del w:id="328" w:author="spencer.swartz@gmail.com" w:date="2017-02-19T19:23:00Z"/>
        </w:rPr>
      </w:pPr>
      <w:del w:id="329" w:author="spencer.swartz@gmail.com" w:date="2017-02-19T19:23:00Z">
        <w:r w:rsidDel="009946D2">
          <w:rPr>
            <w:b/>
          </w:rPr>
          <w:delText xml:space="preserve">Background ....................................................................................................................4 </w:delText>
        </w:r>
      </w:del>
    </w:p>
    <w:p w14:paraId="07E3998F" w14:textId="2FA59AC5" w:rsidR="007A00CE" w:rsidDel="009946D2" w:rsidRDefault="00EF104A">
      <w:pPr>
        <w:numPr>
          <w:ilvl w:val="0"/>
          <w:numId w:val="1"/>
        </w:numPr>
        <w:spacing w:after="130" w:line="249" w:lineRule="auto"/>
        <w:ind w:hanging="360"/>
        <w:rPr>
          <w:del w:id="330" w:author="spencer.swartz@gmail.com" w:date="2017-02-19T19:23:00Z"/>
        </w:rPr>
      </w:pPr>
      <w:del w:id="331" w:author="spencer.swartz@gmail.com" w:date="2017-02-19T19:23:00Z">
        <w:r w:rsidDel="009946D2">
          <w:rPr>
            <w:b/>
          </w:rPr>
          <w:delText xml:space="preserve">Field Visits.......................................................................................................................5 </w:delText>
        </w:r>
      </w:del>
    </w:p>
    <w:p w14:paraId="4186A557" w14:textId="5222792E" w:rsidR="007A00CE" w:rsidDel="009946D2" w:rsidRDefault="00EF104A">
      <w:pPr>
        <w:numPr>
          <w:ilvl w:val="0"/>
          <w:numId w:val="1"/>
        </w:numPr>
        <w:spacing w:after="130" w:line="249" w:lineRule="auto"/>
        <w:ind w:hanging="360"/>
        <w:rPr>
          <w:del w:id="332" w:author="spencer.swartz@gmail.com" w:date="2017-02-19T19:23:00Z"/>
        </w:rPr>
      </w:pPr>
      <w:del w:id="333" w:author="spencer.swartz@gmail.com" w:date="2017-02-19T19:23:00Z">
        <w:r w:rsidDel="009946D2">
          <w:rPr>
            <w:b/>
          </w:rPr>
          <w:delText xml:space="preserve">WHO Meetings for facilitators .....................................................................................5 </w:delText>
        </w:r>
      </w:del>
    </w:p>
    <w:p w14:paraId="6581E2C1" w14:textId="22D48398" w:rsidR="007A00CE" w:rsidDel="009946D2" w:rsidRDefault="00EF104A">
      <w:pPr>
        <w:numPr>
          <w:ilvl w:val="1"/>
          <w:numId w:val="1"/>
        </w:numPr>
        <w:spacing w:after="121" w:line="259" w:lineRule="auto"/>
        <w:ind w:hanging="360"/>
        <w:jc w:val="center"/>
        <w:rPr>
          <w:del w:id="334" w:author="spencer.swartz@gmail.com" w:date="2017-02-19T19:23:00Z"/>
        </w:rPr>
      </w:pPr>
      <w:del w:id="335" w:author="spencer.swartz@gmail.com" w:date="2017-02-19T19:23:00Z">
        <w:r w:rsidDel="009946D2">
          <w:rPr>
            <w:b/>
          </w:rPr>
          <w:delText xml:space="preserve">Objectives ...........................................................................................................5 </w:delText>
        </w:r>
      </w:del>
    </w:p>
    <w:p w14:paraId="42E4F263" w14:textId="36DAFE46" w:rsidR="007A00CE" w:rsidDel="009946D2" w:rsidRDefault="00EF104A">
      <w:pPr>
        <w:numPr>
          <w:ilvl w:val="1"/>
          <w:numId w:val="1"/>
        </w:numPr>
        <w:spacing w:after="121" w:line="259" w:lineRule="auto"/>
        <w:ind w:hanging="360"/>
        <w:jc w:val="center"/>
        <w:rPr>
          <w:del w:id="336" w:author="spencer.swartz@gmail.com" w:date="2017-02-19T19:23:00Z"/>
        </w:rPr>
      </w:pPr>
      <w:del w:id="337" w:author="spencer.swartz@gmail.com" w:date="2017-02-19T19:23:00Z">
        <w:r w:rsidDel="009946D2">
          <w:rPr>
            <w:b/>
          </w:rPr>
          <w:delText xml:space="preserve">WHO IMEESC toolkit.......................................................................................5 </w:delText>
        </w:r>
      </w:del>
    </w:p>
    <w:p w14:paraId="6433857F" w14:textId="2BBF488F" w:rsidR="007A00CE" w:rsidDel="009946D2" w:rsidRDefault="00EF104A">
      <w:pPr>
        <w:numPr>
          <w:ilvl w:val="0"/>
          <w:numId w:val="1"/>
        </w:numPr>
        <w:spacing w:after="130" w:line="249" w:lineRule="auto"/>
        <w:ind w:hanging="360"/>
        <w:rPr>
          <w:del w:id="338" w:author="spencer.swartz@gmail.com" w:date="2017-02-19T19:23:00Z"/>
        </w:rPr>
      </w:pPr>
      <w:del w:id="339" w:author="spencer.swartz@gmail.com" w:date="2017-02-19T19:23:00Z">
        <w:r w:rsidDel="009946D2">
          <w:rPr>
            <w:b/>
          </w:rPr>
          <w:delText xml:space="preserve">Meetings at WHO country office, Addis Abba............................................................6 </w:delText>
        </w:r>
      </w:del>
    </w:p>
    <w:p w14:paraId="2795488F" w14:textId="51F5BEF3" w:rsidR="007A00CE" w:rsidDel="009946D2" w:rsidRDefault="00EF104A">
      <w:pPr>
        <w:numPr>
          <w:ilvl w:val="0"/>
          <w:numId w:val="1"/>
        </w:numPr>
        <w:spacing w:after="130" w:line="249" w:lineRule="auto"/>
        <w:ind w:hanging="360"/>
        <w:rPr>
          <w:del w:id="340" w:author="spencer.swartz@gmail.com" w:date="2017-02-19T19:23:00Z"/>
        </w:rPr>
      </w:pPr>
      <w:del w:id="341" w:author="spencer.swartz@gmail.com" w:date="2017-02-19T19:23:00Z">
        <w:r w:rsidDel="009946D2">
          <w:rPr>
            <w:b/>
          </w:rPr>
          <w:delText>Meetings at Ministry of Health</w:delText>
        </w:r>
        <w:r w:rsidDel="009946D2">
          <w:delText xml:space="preserve"> </w:delText>
        </w:r>
        <w:r w:rsidDel="009946D2">
          <w:rPr>
            <w:b/>
          </w:rPr>
          <w:delText xml:space="preserve">(MoH) ........................................................................7 </w:delText>
        </w:r>
      </w:del>
    </w:p>
    <w:p w14:paraId="250D4D40" w14:textId="56D9A077" w:rsidR="007A00CE" w:rsidDel="009946D2" w:rsidRDefault="00EF104A">
      <w:pPr>
        <w:numPr>
          <w:ilvl w:val="0"/>
          <w:numId w:val="1"/>
        </w:numPr>
        <w:spacing w:after="130" w:line="249" w:lineRule="auto"/>
        <w:ind w:hanging="360"/>
        <w:rPr>
          <w:del w:id="342" w:author="spencer.swartz@gmail.com" w:date="2017-02-19T19:23:00Z"/>
        </w:rPr>
      </w:pPr>
      <w:del w:id="343" w:author="spencer.swartz@gmail.com" w:date="2017-02-19T19:23:00Z">
        <w:r w:rsidDel="009946D2">
          <w:rPr>
            <w:b/>
          </w:rPr>
          <w:delText xml:space="preserve">Meetings at South Nations Nationalities and Peoples Regional (SNNPR) State </w:delText>
        </w:r>
      </w:del>
    </w:p>
    <w:p w14:paraId="0A5945AD" w14:textId="24B3AADA" w:rsidR="007A00CE" w:rsidDel="009946D2" w:rsidRDefault="00EF104A">
      <w:pPr>
        <w:spacing w:after="130" w:line="249" w:lineRule="auto"/>
        <w:ind w:left="861"/>
        <w:rPr>
          <w:del w:id="344" w:author="spencer.swartz@gmail.com" w:date="2017-02-19T19:23:00Z"/>
        </w:rPr>
      </w:pPr>
      <w:del w:id="345" w:author="spencer.swartz@gmail.com" w:date="2017-02-19T19:23:00Z">
        <w:r w:rsidDel="009946D2">
          <w:rPr>
            <w:b/>
          </w:rPr>
          <w:delText xml:space="preserve">Health  Bureau (BoH):...................................................................................................8 </w:delText>
        </w:r>
      </w:del>
    </w:p>
    <w:p w14:paraId="1DD2C4E2" w14:textId="04B4BACE" w:rsidR="007A00CE" w:rsidDel="009946D2" w:rsidRDefault="00EF104A">
      <w:pPr>
        <w:numPr>
          <w:ilvl w:val="0"/>
          <w:numId w:val="1"/>
        </w:numPr>
        <w:spacing w:after="130" w:line="249" w:lineRule="auto"/>
        <w:ind w:hanging="360"/>
        <w:rPr>
          <w:del w:id="346" w:author="spencer.swartz@gmail.com" w:date="2017-02-19T19:23:00Z"/>
        </w:rPr>
      </w:pPr>
      <w:del w:id="347" w:author="spencer.swartz@gmail.com" w:date="2017-02-19T19:23:00Z">
        <w:r w:rsidDel="009946D2">
          <w:rPr>
            <w:b/>
          </w:rPr>
          <w:delText xml:space="preserve">Recommendations and action plan...............................................................................9 </w:delText>
        </w:r>
      </w:del>
    </w:p>
    <w:p w14:paraId="39D7CD12" w14:textId="34C127E2" w:rsidR="007A00CE" w:rsidDel="009946D2" w:rsidRDefault="00EF104A">
      <w:pPr>
        <w:numPr>
          <w:ilvl w:val="0"/>
          <w:numId w:val="1"/>
        </w:numPr>
        <w:spacing w:after="130" w:line="249" w:lineRule="auto"/>
        <w:ind w:hanging="360"/>
        <w:rPr>
          <w:del w:id="348" w:author="spencer.swartz@gmail.com" w:date="2017-02-19T19:23:00Z"/>
        </w:rPr>
      </w:pPr>
      <w:del w:id="349" w:author="spencer.swartz@gmail.com" w:date="2017-02-19T19:23:00Z">
        <w:r w:rsidDel="009946D2">
          <w:rPr>
            <w:b/>
          </w:rPr>
          <w:delText xml:space="preserve">Evaluation and Follow up..............................................................................................9 </w:delText>
        </w:r>
      </w:del>
    </w:p>
    <w:p w14:paraId="26E30382" w14:textId="07225C1C" w:rsidR="007A00CE" w:rsidDel="009946D2" w:rsidRDefault="00EF104A">
      <w:pPr>
        <w:numPr>
          <w:ilvl w:val="0"/>
          <w:numId w:val="1"/>
        </w:numPr>
        <w:spacing w:after="130" w:line="249" w:lineRule="auto"/>
        <w:ind w:hanging="360"/>
        <w:rPr>
          <w:del w:id="350" w:author="spencer.swartz@gmail.com" w:date="2017-02-19T19:23:00Z"/>
        </w:rPr>
      </w:pPr>
      <w:del w:id="351" w:author="spencer.swartz@gmail.com" w:date="2017-02-19T19:23:00Z">
        <w:r w:rsidDel="009946D2">
          <w:rPr>
            <w:b/>
          </w:rPr>
          <w:delText xml:space="preserve">Conclusions .....................................................................................................................10 </w:delText>
        </w:r>
      </w:del>
    </w:p>
    <w:p w14:paraId="6E0A4F24" w14:textId="15D4B895" w:rsidR="007A00CE" w:rsidDel="009946D2" w:rsidRDefault="00EF104A">
      <w:pPr>
        <w:numPr>
          <w:ilvl w:val="0"/>
          <w:numId w:val="1"/>
        </w:numPr>
        <w:spacing w:after="130" w:line="249" w:lineRule="auto"/>
        <w:ind w:hanging="360"/>
        <w:rPr>
          <w:del w:id="352" w:author="spencer.swartz@gmail.com" w:date="2017-02-19T19:23:00Z"/>
        </w:rPr>
      </w:pPr>
      <w:del w:id="353" w:author="spencer.swartz@gmail.com" w:date="2017-02-19T19:23:00Z">
        <w:r w:rsidDel="009946D2">
          <w:rPr>
            <w:b/>
          </w:rPr>
          <w:delText xml:space="preserve">Acknowledgements.........................................................................................................10 </w:delText>
        </w:r>
      </w:del>
    </w:p>
    <w:p w14:paraId="1C8B0BC5" w14:textId="22176B3B" w:rsidR="007A00CE" w:rsidDel="009946D2" w:rsidRDefault="00EF104A">
      <w:pPr>
        <w:numPr>
          <w:ilvl w:val="0"/>
          <w:numId w:val="1"/>
        </w:numPr>
        <w:spacing w:after="130" w:line="249" w:lineRule="auto"/>
        <w:ind w:hanging="360"/>
        <w:rPr>
          <w:del w:id="354" w:author="spencer.swartz@gmail.com" w:date="2017-02-19T19:23:00Z"/>
        </w:rPr>
      </w:pPr>
      <w:del w:id="355" w:author="spencer.swartz@gmail.com" w:date="2017-02-19T19:23:00Z">
        <w:r w:rsidDel="009946D2">
          <w:rPr>
            <w:b/>
          </w:rPr>
          <w:delText xml:space="preserve">Annexes............................................................................................................................11-17 </w:delText>
        </w:r>
      </w:del>
    </w:p>
    <w:p w14:paraId="1D4F496E" w14:textId="0CE5C783" w:rsidR="007A00CE" w:rsidDel="009946D2" w:rsidRDefault="00EF104A">
      <w:pPr>
        <w:spacing w:after="130" w:line="249" w:lineRule="auto"/>
        <w:ind w:left="486"/>
        <w:rPr>
          <w:del w:id="356" w:author="spencer.swartz@gmail.com" w:date="2017-02-19T19:23:00Z"/>
        </w:rPr>
      </w:pPr>
      <w:del w:id="357" w:author="spencer.swartz@gmail.com" w:date="2017-02-19T19:23:00Z">
        <w:r w:rsidDel="009946D2">
          <w:rPr>
            <w:b/>
          </w:rPr>
          <w:delText xml:space="preserve">Annexe 1:   Participants list </w:delText>
        </w:r>
      </w:del>
    </w:p>
    <w:p w14:paraId="05C0B1AB" w14:textId="7F983FA8" w:rsidR="007A00CE" w:rsidDel="009946D2" w:rsidRDefault="00EF104A">
      <w:pPr>
        <w:spacing w:after="130" w:line="249" w:lineRule="auto"/>
        <w:ind w:left="486"/>
        <w:rPr>
          <w:del w:id="358" w:author="spencer.swartz@gmail.com" w:date="2017-02-19T19:23:00Z"/>
        </w:rPr>
      </w:pPr>
      <w:del w:id="359" w:author="spencer.swartz@gmail.com" w:date="2017-02-19T19:23:00Z">
        <w:r w:rsidDel="009946D2">
          <w:rPr>
            <w:b/>
          </w:rPr>
          <w:delText xml:space="preserve">Annexe 2:   Programme Agenda  </w:delText>
        </w:r>
      </w:del>
    </w:p>
    <w:p w14:paraId="7E30AA48" w14:textId="7378E5AE" w:rsidR="00237251" w:rsidDel="009946D2" w:rsidRDefault="00EF104A" w:rsidP="009946D2">
      <w:pPr>
        <w:spacing w:after="130" w:line="249" w:lineRule="auto"/>
        <w:ind w:right="20"/>
        <w:rPr>
          <w:del w:id="360" w:author="spencer.swartz@gmail.com" w:date="2017-02-19T19:23:00Z"/>
        </w:rPr>
      </w:pPr>
      <w:del w:id="361" w:author="spencer.swartz@gmail.com" w:date="2017-02-19T19:23:00Z">
        <w:r w:rsidDel="009946D2">
          <w:rPr>
            <w:b/>
          </w:rPr>
          <w:delText xml:space="preserve">      Annexe 3:  WHO training tools for improving skills of health personnel</w:delText>
        </w:r>
        <w:r w:rsidDel="009946D2">
          <w:delText xml:space="preserve"> </w:delText>
        </w:r>
      </w:del>
    </w:p>
    <w:p w14:paraId="2C018D8F" w14:textId="2523F56D" w:rsidR="007A00CE" w:rsidDel="00865654" w:rsidRDefault="00EF104A" w:rsidP="009946D2">
      <w:pPr>
        <w:pStyle w:val="Heading1"/>
        <w:ind w:left="126" w:right="20"/>
        <w:rPr>
          <w:del w:id="362" w:author="spencer.swartz@gmail.com" w:date="2017-02-19T19:10:00Z"/>
        </w:rPr>
      </w:pPr>
      <w:del w:id="363" w:author="spencer.swartz@gmail.com" w:date="2017-02-19T19:10:00Z">
        <w:r w:rsidDel="00865654">
          <w:delText>1.</w:delText>
        </w:r>
        <w:r w:rsidDel="00865654">
          <w:rPr>
            <w:rFonts w:ascii="Arial" w:eastAsia="Arial" w:hAnsi="Arial" w:cs="Arial"/>
          </w:rPr>
          <w:delText xml:space="preserve"> </w:delText>
        </w:r>
        <w:r w:rsidDel="00865654">
          <w:delText xml:space="preserve">Executive summary </w:delText>
        </w:r>
      </w:del>
    </w:p>
    <w:p w14:paraId="52A07519" w14:textId="448CC6E2" w:rsidR="007A00CE" w:rsidDel="00865654" w:rsidRDefault="00EF104A" w:rsidP="009946D2">
      <w:pPr>
        <w:spacing w:after="0" w:line="259" w:lineRule="auto"/>
        <w:ind w:left="152" w:right="20" w:firstLine="0"/>
        <w:rPr>
          <w:del w:id="364" w:author="spencer.swartz@gmail.com" w:date="2017-02-19T19:10:00Z"/>
        </w:rPr>
      </w:pPr>
      <w:del w:id="365" w:author="spencer.swartz@gmail.com" w:date="2017-02-19T19:10:00Z">
        <w:r w:rsidDel="00865654">
          <w:delText xml:space="preserve"> </w:delText>
        </w:r>
      </w:del>
    </w:p>
    <w:p w14:paraId="70B92B3A" w14:textId="60905CE2" w:rsidR="007A00CE" w:rsidDel="00865654" w:rsidRDefault="00EF104A" w:rsidP="009946D2">
      <w:pPr>
        <w:ind w:right="20"/>
        <w:rPr>
          <w:del w:id="366" w:author="spencer.swartz@gmail.com" w:date="2017-02-19T19:10:00Z"/>
        </w:rPr>
      </w:pPr>
      <w:del w:id="367" w:author="spencer.swartz@gmail.com" w:date="2017-02-19T19:10:00Z">
        <w:r w:rsidDel="00865654">
          <w:delText xml:space="preserve">      The WHO project “Emergency and Essential Surgical Care” aims to strengthen training of health care personnel at primary health care facilities in emergency and essential surgical skills and linked equipment. WHO developed an </w:delText>
        </w:r>
        <w:r w:rsidDel="00865654">
          <w:rPr>
            <w:i/>
          </w:rPr>
          <w:delText xml:space="preserve">Integrated </w:delText>
        </w:r>
      </w:del>
    </w:p>
    <w:p w14:paraId="0ABC4689" w14:textId="7EFA7DE5" w:rsidR="007A00CE" w:rsidDel="00865654" w:rsidRDefault="00EF104A" w:rsidP="009946D2">
      <w:pPr>
        <w:ind w:right="20"/>
        <w:rPr>
          <w:del w:id="368" w:author="spencer.swartz@gmail.com" w:date="2017-02-19T19:10:00Z"/>
        </w:rPr>
      </w:pPr>
      <w:del w:id="369" w:author="spencer.swartz@gmail.com" w:date="2017-02-19T19:10:00Z">
        <w:r w:rsidDel="00865654">
          <w:rPr>
            <w:i/>
          </w:rPr>
          <w:delText>Management for emergency and Essential Surgical Care</w:delText>
        </w:r>
        <w:r w:rsidDel="00865654">
          <w:delText xml:space="preserve"> (IMEESC) tools,  based on the WHO manual </w:delText>
        </w:r>
        <w:r w:rsidDel="00865654">
          <w:rPr>
            <w:i/>
          </w:rPr>
          <w:delText>Surgical Care at the District Hospital</w:delText>
        </w:r>
        <w:r w:rsidDel="00865654">
          <w:delText xml:space="preserve">. This tool will empower them, to manage life threatening injuries from road traffic accidents, burns, falls, drowning, domestic violence, disasters, pregnancy related complications and techniques for prevention of HIV transmission in all surgical procedures.  </w:delText>
        </w:r>
      </w:del>
    </w:p>
    <w:p w14:paraId="73EAAFFC" w14:textId="6C56857A" w:rsidR="007A00CE" w:rsidDel="00865654" w:rsidRDefault="00EF104A" w:rsidP="009946D2">
      <w:pPr>
        <w:ind w:right="20"/>
        <w:rPr>
          <w:del w:id="370" w:author="spencer.swartz@gmail.com" w:date="2017-02-19T19:10:00Z"/>
        </w:rPr>
      </w:pPr>
      <w:del w:id="371" w:author="spencer.swartz@gmail.com" w:date="2017-02-19T18:54:00Z">
        <w:r w:rsidDel="00237251">
          <w:rPr>
            <w:noProof/>
          </w:rPr>
          <w:drawing>
            <wp:anchor distT="0" distB="0" distL="114300" distR="114300" simplePos="0" relativeHeight="251658240" behindDoc="0" locked="0" layoutInCell="1" allowOverlap="0" wp14:anchorId="1CAB4108" wp14:editId="70EA97E9">
              <wp:simplePos x="0" y="0"/>
              <wp:positionH relativeFrom="column">
                <wp:posOffset>3054858</wp:posOffset>
              </wp:positionH>
              <wp:positionV relativeFrom="paragraph">
                <wp:posOffset>1216311</wp:posOffset>
              </wp:positionV>
              <wp:extent cx="2502408" cy="1882140"/>
              <wp:effectExtent l="0" t="0" r="0" b="0"/>
              <wp:wrapSquare wrapText="bothSides"/>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2"/>
                      <a:stretch>
                        <a:fillRect/>
                      </a:stretch>
                    </pic:blipFill>
                    <pic:spPr>
                      <a:xfrm>
                        <a:off x="0" y="0"/>
                        <a:ext cx="2502408" cy="1882140"/>
                      </a:xfrm>
                      <a:prstGeom prst="rect">
                        <a:avLst/>
                      </a:prstGeom>
                    </pic:spPr>
                  </pic:pic>
                </a:graphicData>
              </a:graphic>
            </wp:anchor>
          </w:drawing>
        </w:r>
      </w:del>
      <w:del w:id="372" w:author="spencer.swartz@gmail.com" w:date="2017-02-19T19:10:00Z">
        <w:r w:rsidDel="00865654">
          <w:delText xml:space="preserve"> </w:delText>
        </w:r>
        <w:r w:rsidDel="00865654">
          <w:tab/>
          <w:delText xml:space="preserve"> Field visits were made by a team comprising of WHO staff, country office and HQ with key health providers. Discussions were held with the staff of the health facilities (regional, district hospitals and health centres) in Addis Ababa, Awassa, and Dilla in South Nation Nationalities &amp; Peoples Region (SNNPR). The main problems identified were lack of specialists (surgeons, obstetrics, anaesthetists), inadequate training to perform emergency surgical procedures safely for trauma, pregnancy related complications and anaesthesia, lack of basic emergency equipment linked to the emergency surgical procedures, inadequate training in use, maintenance and procurement of basic emergency equipment and lack of standard protocols. </w:delText>
        </w:r>
      </w:del>
    </w:p>
    <w:p w14:paraId="0D6E5BEC" w14:textId="509CE9A3" w:rsidR="007A00CE" w:rsidDel="00865654" w:rsidRDefault="00EF104A" w:rsidP="009946D2">
      <w:pPr>
        <w:ind w:left="191" w:right="20" w:firstLine="280"/>
        <w:rPr>
          <w:del w:id="373" w:author="spencer.swartz@gmail.com" w:date="2017-02-19T19:10:00Z"/>
        </w:rPr>
      </w:pPr>
      <w:del w:id="374" w:author="spencer.swartz@gmail.com" w:date="2017-02-19T19:10:00Z">
        <w:r w:rsidDel="00865654">
          <w:delText xml:space="preserve">WHO meetings were held on "Integrated Management of Emergency and Essential Surgical Care (IMEESC)" in collaboration with the MoH and SNNPR State Health </w:delText>
        </w:r>
      </w:del>
    </w:p>
    <w:p w14:paraId="5DC92C7F" w14:textId="75760447" w:rsidR="007A00CE" w:rsidDel="00865654" w:rsidRDefault="00EF104A" w:rsidP="009946D2">
      <w:pPr>
        <w:ind w:left="201" w:right="20"/>
        <w:rPr>
          <w:del w:id="375" w:author="spencer.swartz@gmail.com" w:date="2017-02-19T19:10:00Z"/>
        </w:rPr>
      </w:pPr>
      <w:del w:id="376" w:author="spencer.swartz@gmail.com" w:date="2017-02-19T19:10:00Z">
        <w:r w:rsidDel="00865654">
          <w:delText xml:space="preserve">Bureau, with key focal points of the currently existing health officers training programmes, at Debub University Referral Hospital, Awassa, Yirgalem, and Dilla, supported by Tropical Health Education Trust (THET), U.K. Another multidisciplinary meeting was held with dean and directors of Health Science University, health centres, and trainers of health officers, quality assurance and public health, of Awassa region.  </w:delText>
        </w:r>
      </w:del>
    </w:p>
    <w:p w14:paraId="09BCF415" w14:textId="29C8D3DA" w:rsidR="007A00CE" w:rsidDel="00865654" w:rsidRDefault="00EF104A" w:rsidP="009946D2">
      <w:pPr>
        <w:ind w:left="191" w:right="20" w:firstLine="280"/>
        <w:rPr>
          <w:del w:id="377" w:author="spencer.swartz@gmail.com" w:date="2017-02-19T19:10:00Z"/>
        </w:rPr>
      </w:pPr>
      <w:del w:id="378" w:author="spencer.swartz@gmail.com" w:date="2017-02-19T19:10:00Z">
        <w:r w:rsidDel="00865654">
          <w:delText xml:space="preserve">Regional Health Bureau will work in collaboration with the Health Science University to advise in the modification of training curriculum for health officers. WHO training materials will be incorporated in the existing THET basic emergency skills training course. Discussions with focal persons in Ministry of Health addressed the need of strengthening training of medical, nursing students, technicians and clinical officers. </w:delText>
        </w:r>
      </w:del>
    </w:p>
    <w:p w14:paraId="30EC8B58" w14:textId="6B86D1D1" w:rsidR="007A00CE" w:rsidDel="00865654" w:rsidRDefault="00EF104A" w:rsidP="009946D2">
      <w:pPr>
        <w:ind w:left="131" w:right="20" w:firstLine="284"/>
        <w:rPr>
          <w:del w:id="379" w:author="spencer.swartz@gmail.com" w:date="2017-02-19T19:10:00Z"/>
        </w:rPr>
      </w:pPr>
      <w:del w:id="380" w:author="spencer.swartz@gmail.com" w:date="2017-02-19T19:10:00Z">
        <w:r w:rsidDel="00865654">
          <w:delText xml:space="preserve">MoH are in the process of training health officers in emergency obstetric care, which includes emergency surgical procedures and anaesthesia and planning to post at least 2 health officers at health centres. </w:delText>
        </w:r>
      </w:del>
    </w:p>
    <w:p w14:paraId="7DAA6DE8" w14:textId="08CD42E6" w:rsidR="007A00CE" w:rsidDel="009946D2" w:rsidRDefault="00EF104A" w:rsidP="009946D2">
      <w:pPr>
        <w:ind w:left="131" w:right="20" w:firstLine="284"/>
        <w:rPr>
          <w:del w:id="381" w:author="spencer.swartz@gmail.com" w:date="2017-02-19T19:23:00Z"/>
        </w:rPr>
      </w:pPr>
      <w:del w:id="382" w:author="spencer.swartz@gmail.com" w:date="2017-02-19T19:10:00Z">
        <w:r w:rsidDel="00865654">
          <w:delText xml:space="preserve">Recommendations were made for preparation of a project proposal in collaboration with partners and MoH with teaching hospitals for strengthening capacities in training of health personnel in life saving emergency and basic surgical procedures and equipment in the identified 6 provinces. Prior to the health officers training, a training of trainers coordinated by WHO would be beneficial. Collaboration is envisaged with other partners such as SIDA, UNICEF, UNFPA, Japan, World Bank, GTZ, for a coordinated comprehensive approach to reduce the high maternal mortality in Ethiopia.  </w:delText>
        </w:r>
      </w:del>
      <w:del w:id="383" w:author="spencer.swartz@gmail.com" w:date="2017-02-19T19:23:00Z">
        <w:r w:rsidDel="009946D2">
          <w:delText xml:space="preserve"> </w:delText>
        </w:r>
      </w:del>
    </w:p>
    <w:p w14:paraId="0E474D4D" w14:textId="2E2D4F73" w:rsidR="007A00CE" w:rsidDel="009946D2" w:rsidRDefault="00EF104A" w:rsidP="009946D2">
      <w:pPr>
        <w:spacing w:after="0" w:line="259" w:lineRule="auto"/>
        <w:ind w:left="415" w:right="20" w:firstLine="0"/>
        <w:rPr>
          <w:del w:id="384" w:author="spencer.swartz@gmail.com" w:date="2017-02-19T19:23:00Z"/>
        </w:rPr>
      </w:pPr>
      <w:del w:id="385" w:author="spencer.swartz@gmail.com" w:date="2017-02-19T19:23:00Z">
        <w:r w:rsidDel="009946D2">
          <w:delText xml:space="preserve"> </w:delText>
        </w:r>
      </w:del>
    </w:p>
    <w:p w14:paraId="606D4BBA" w14:textId="0EAC4E64" w:rsidR="007A00CE" w:rsidDel="009946D2" w:rsidRDefault="00EF104A" w:rsidP="009946D2">
      <w:pPr>
        <w:spacing w:after="0" w:line="259" w:lineRule="auto"/>
        <w:ind w:left="415" w:right="20" w:firstLine="0"/>
        <w:rPr>
          <w:del w:id="386" w:author="spencer.swartz@gmail.com" w:date="2017-02-19T19:23:00Z"/>
        </w:rPr>
      </w:pPr>
      <w:del w:id="387" w:author="spencer.swartz@gmail.com" w:date="2017-02-19T19:23:00Z">
        <w:r w:rsidDel="009946D2">
          <w:delText xml:space="preserve"> </w:delText>
        </w:r>
      </w:del>
    </w:p>
    <w:p w14:paraId="5BFF06B8" w14:textId="7B08590B" w:rsidR="007A00CE" w:rsidDel="009946D2" w:rsidRDefault="00EF104A" w:rsidP="009946D2">
      <w:pPr>
        <w:spacing w:after="0" w:line="259" w:lineRule="auto"/>
        <w:ind w:left="415" w:right="20" w:firstLine="0"/>
        <w:rPr>
          <w:del w:id="388" w:author="spencer.swartz@gmail.com" w:date="2017-02-19T19:23:00Z"/>
        </w:rPr>
      </w:pPr>
      <w:del w:id="389" w:author="spencer.swartz@gmail.com" w:date="2017-02-19T19:23:00Z">
        <w:r w:rsidDel="009946D2">
          <w:delText xml:space="preserve"> </w:delText>
        </w:r>
      </w:del>
    </w:p>
    <w:p w14:paraId="61B1AD1D" w14:textId="43A75AB9" w:rsidR="007A00CE" w:rsidDel="009946D2" w:rsidRDefault="00EF104A" w:rsidP="009946D2">
      <w:pPr>
        <w:spacing w:after="0" w:line="259" w:lineRule="auto"/>
        <w:ind w:left="131" w:right="20" w:firstLine="0"/>
        <w:rPr>
          <w:del w:id="390" w:author="spencer.swartz@gmail.com" w:date="2017-02-19T19:23:00Z"/>
        </w:rPr>
      </w:pPr>
      <w:del w:id="391" w:author="spencer.swartz@gmail.com" w:date="2017-02-19T19:23:00Z">
        <w:r w:rsidDel="009946D2">
          <w:delText xml:space="preserve"> </w:delText>
        </w:r>
      </w:del>
    </w:p>
    <w:p w14:paraId="784B1D6E" w14:textId="77777777" w:rsidR="007A00CE" w:rsidRDefault="00EF104A">
      <w:pPr>
        <w:pStyle w:val="Heading1"/>
        <w:ind w:right="20"/>
        <w:pPrChange w:id="392" w:author="spencer.swartz@gmail.com" w:date="2017-02-19T19:17:00Z">
          <w:pPr>
            <w:spacing w:after="0" w:line="259" w:lineRule="auto"/>
            <w:ind w:left="126" w:right="658"/>
          </w:pPr>
        </w:pPrChange>
      </w:pPr>
      <w:del w:id="393" w:author="spencer.swartz@gmail.com" w:date="2017-02-19T19:28:00Z">
        <w:r w:rsidDel="00763597">
          <w:delText xml:space="preserve">2. </w:delText>
        </w:r>
      </w:del>
      <w:bookmarkStart w:id="394" w:name="_Toc475557846"/>
      <w:r>
        <w:t>Background</w:t>
      </w:r>
      <w:bookmarkEnd w:id="394"/>
      <w:del w:id="395" w:author="spencer.swartz@gmail.com" w:date="2017-02-19T20:01:00Z">
        <w:r w:rsidDel="00004306">
          <w:delText xml:space="preserve">: </w:delText>
        </w:r>
      </w:del>
    </w:p>
    <w:p w14:paraId="74B4F460" w14:textId="08F1085C" w:rsidR="007A00CE" w:rsidDel="003A4413" w:rsidRDefault="00EF104A">
      <w:pPr>
        <w:spacing w:line="259" w:lineRule="auto"/>
        <w:ind w:left="0" w:firstLine="0"/>
        <w:rPr>
          <w:del w:id="396" w:author="spencer.swartz@gmail.com" w:date="2017-02-19T19:25:00Z"/>
        </w:rPr>
        <w:pPrChange w:id="397" w:author="spencer.swartz@gmail.com" w:date="2017-02-19T19:25:00Z">
          <w:pPr>
            <w:spacing w:after="0" w:line="259" w:lineRule="auto"/>
            <w:ind w:left="0" w:firstLine="0"/>
          </w:pPr>
        </w:pPrChange>
      </w:pPr>
      <w:del w:id="398" w:author="spencer.swartz@gmail.com" w:date="2017-02-19T19:25:00Z">
        <w:r w:rsidDel="003A4413">
          <w:delText xml:space="preserve">              </w:delText>
        </w:r>
      </w:del>
    </w:p>
    <w:p w14:paraId="5D100AF9" w14:textId="1F4F4990" w:rsidR="007A00CE" w:rsidDel="00156062" w:rsidRDefault="00EF104A">
      <w:pPr>
        <w:spacing w:line="259" w:lineRule="auto"/>
        <w:ind w:left="0" w:firstLine="0"/>
        <w:rPr>
          <w:del w:id="399" w:author="spencer.swartz@gmail.com" w:date="2017-02-21T19:42:00Z"/>
        </w:rPr>
        <w:pPrChange w:id="400" w:author="spencer.swartz@gmail.com" w:date="2017-02-21T19:42:00Z">
          <w:pPr>
            <w:ind w:left="0" w:right="20" w:firstLine="0"/>
          </w:pPr>
        </w:pPrChange>
      </w:pPr>
      <w:del w:id="401" w:author="spencer.swartz@gmail.com" w:date="2017-02-19T19:24:00Z">
        <w:r w:rsidDel="009946D2">
          <w:delText xml:space="preserve">     </w:delText>
        </w:r>
        <w:r w:rsidDel="009946D2">
          <w:rPr>
            <w:rFonts w:ascii="Arial" w:eastAsia="Arial" w:hAnsi="Arial" w:cs="Arial"/>
            <w:b/>
            <w:sz w:val="20"/>
          </w:rPr>
          <w:delText xml:space="preserve">     </w:delText>
        </w:r>
      </w:del>
      <w:r>
        <w:t>Ethiopia has a maternal mortality rate of 871 per 100,000 live births, and an infant</w:t>
      </w:r>
      <w:r>
        <w:rPr>
          <w:rFonts w:ascii="Arial" w:eastAsia="Arial" w:hAnsi="Arial" w:cs="Arial"/>
          <w:b/>
          <w:sz w:val="20"/>
        </w:rPr>
        <w:t xml:space="preserve"> </w:t>
      </w:r>
      <w:r>
        <w:t>mortality rate of 96.8 per 1,000 live births (2004)</w:t>
      </w:r>
      <w:del w:id="402" w:author="spencer.swartz@gmail.com" w:date="2017-02-21T19:39:00Z">
        <w:r w:rsidDel="0014016E">
          <w:delText>1</w:delText>
        </w:r>
      </w:del>
      <w:r>
        <w:t xml:space="preserve">. </w:t>
      </w:r>
      <w:ins w:id="403" w:author="spencer.swartz@gmail.com" w:date="2017-02-21T19:39:00Z">
        <w:r w:rsidR="0014016E">
          <w:t xml:space="preserve">Studies have shown </w:t>
        </w:r>
      </w:ins>
      <w:del w:id="404" w:author="spencer.swartz@gmail.com" w:date="2017-02-21T19:40:00Z">
        <w:r w:rsidDel="0014016E">
          <w:delText>The identified</w:delText>
        </w:r>
      </w:del>
      <w:ins w:id="405" w:author="spencer.swartz@gmail.com" w:date="2017-02-21T19:40:00Z">
        <w:r w:rsidR="0014016E">
          <w:t>the</w:t>
        </w:r>
      </w:ins>
      <w:r>
        <w:t xml:space="preserve"> causes of maternal mortality are mechanic dystocia, eclampsia, bleeding and sepsis following </w:t>
      </w:r>
      <w:ins w:id="406" w:author="spencer.swartz@gmail.com" w:date="2017-02-21T19:40:00Z">
        <w:r w:rsidR="00156062">
          <w:t xml:space="preserve">an </w:t>
        </w:r>
      </w:ins>
      <w:r>
        <w:t xml:space="preserve">abortion or delivery. </w:t>
      </w:r>
      <w:ins w:id="407" w:author="spencer.swartz@gmail.com" w:date="2017-02-21T19:40:00Z">
        <w:r w:rsidR="00156062">
          <w:t xml:space="preserve">It has also been identified that </w:t>
        </w:r>
      </w:ins>
      <w:del w:id="408" w:author="spencer.swartz@gmail.com" w:date="2017-02-21T19:40:00Z">
        <w:r w:rsidDel="00156062">
          <w:delText>M</w:delText>
        </w:r>
      </w:del>
      <w:ins w:id="409" w:author="spencer.swartz@gmail.com" w:date="2017-02-21T19:40:00Z">
        <w:r w:rsidR="00156062">
          <w:t>m</w:t>
        </w:r>
      </w:ins>
      <w:r>
        <w:t xml:space="preserve">others in </w:t>
      </w:r>
      <w:ins w:id="410" w:author="spencer.swartz@gmail.com" w:date="2017-02-21T19:41:00Z">
        <w:r w:rsidR="00156062">
          <w:t xml:space="preserve">areas affected by </w:t>
        </w:r>
      </w:ins>
      <w:r>
        <w:t>drought</w:t>
      </w:r>
      <w:ins w:id="411" w:author="spencer.swartz@gmail.com" w:date="2017-02-21T19:41:00Z">
        <w:r w:rsidR="00156062">
          <w:t>s</w:t>
        </w:r>
      </w:ins>
      <w:del w:id="412" w:author="spencer.swartz@gmail.com" w:date="2017-02-21T19:41:00Z">
        <w:r w:rsidDel="00156062">
          <w:delText xml:space="preserve"> affected areas</w:delText>
        </w:r>
      </w:del>
      <w:ins w:id="413" w:author="spencer.swartz@gmail.com" w:date="2017-02-21T19:41:00Z">
        <w:r w:rsidR="00156062">
          <w:t xml:space="preserve"> are </w:t>
        </w:r>
      </w:ins>
      <w:del w:id="414" w:author="spencer.swartz@gmail.com" w:date="2017-02-21T19:41:00Z">
        <w:r w:rsidDel="00156062">
          <w:delText xml:space="preserve"> find themselves </w:delText>
        </w:r>
      </w:del>
      <w:r>
        <w:t>at</w:t>
      </w:r>
      <w:ins w:id="415" w:author="spencer.swartz@gmail.com" w:date="2017-02-21T19:41:00Z">
        <w:r w:rsidR="00156062">
          <w:t xml:space="preserve"> an</w:t>
        </w:r>
      </w:ins>
      <w:r>
        <w:t xml:space="preserve"> increased risk due to stress, poor nutritional status</w:t>
      </w:r>
      <w:ins w:id="416" w:author="spencer.swartz@gmail.com" w:date="2017-02-21T19:42:00Z">
        <w:r w:rsidR="00156062">
          <w:t xml:space="preserve"> and</w:t>
        </w:r>
      </w:ins>
      <w:del w:id="417" w:author="spencer.swartz@gmail.com" w:date="2017-02-21T19:42:00Z">
        <w:r w:rsidDel="00156062">
          <w:delText>, poor</w:delText>
        </w:r>
      </w:del>
      <w:r>
        <w:t xml:space="preserve"> sanitation</w:t>
      </w:r>
      <w:ins w:id="418" w:author="spencer.swartz@gmail.com" w:date="2017-02-21T19:42:00Z">
        <w:r w:rsidR="00156062">
          <w:t>,</w:t>
        </w:r>
      </w:ins>
      <w:r>
        <w:t xml:space="preserve"> and limited access to health services and essential drugs. </w:t>
      </w:r>
      <w:del w:id="419" w:author="spencer.swartz@gmail.com" w:date="2017-02-21T19:42:00Z">
        <w:r w:rsidDel="00156062">
          <w:delText>The HIV/AIDS epidemic in Ethiopia started in the early 1980s and has progressed since.</w:delText>
        </w:r>
      </w:del>
      <w:del w:id="420" w:author="spencer.swartz@gmail.com" w:date="2017-02-19T19:25:00Z">
        <w:r w:rsidDel="003A4413">
          <w:delText xml:space="preserve">  </w:delText>
        </w:r>
      </w:del>
    </w:p>
    <w:p w14:paraId="3FC5E1D8" w14:textId="77777777" w:rsidR="00156062" w:rsidRDefault="00156062">
      <w:pPr>
        <w:spacing w:line="259" w:lineRule="auto"/>
        <w:ind w:left="0" w:firstLine="0"/>
        <w:rPr>
          <w:ins w:id="421" w:author="spencer.swartz@gmail.com" w:date="2017-02-21T19:42:00Z"/>
        </w:rPr>
        <w:pPrChange w:id="422" w:author="spencer.swartz@gmail.com" w:date="2017-02-19T19:25:00Z">
          <w:pPr>
            <w:ind w:left="0" w:right="20" w:firstLine="0"/>
          </w:pPr>
        </w:pPrChange>
      </w:pPr>
    </w:p>
    <w:p w14:paraId="4B81D549" w14:textId="1A300B29" w:rsidR="007A00CE" w:rsidDel="00F348CD" w:rsidRDefault="00EF104A">
      <w:pPr>
        <w:spacing w:line="259" w:lineRule="auto"/>
        <w:ind w:left="0" w:firstLine="0"/>
        <w:rPr>
          <w:del w:id="423" w:author="spencer.swartz@gmail.com" w:date="2017-02-21T19:51:00Z"/>
        </w:rPr>
        <w:pPrChange w:id="424" w:author="spencer.swartz@gmail.com" w:date="2017-02-21T19:42:00Z">
          <w:pPr>
            <w:ind w:left="0" w:right="20" w:firstLine="0"/>
          </w:pPr>
        </w:pPrChange>
      </w:pPr>
      <w:del w:id="425" w:author="spencer.swartz@gmail.com" w:date="2017-02-19T18:54:00Z">
        <w:r w:rsidDel="00237251">
          <w:rPr>
            <w:noProof/>
          </w:rPr>
          <w:drawing>
            <wp:anchor distT="0" distB="0" distL="114300" distR="114300" simplePos="0" relativeHeight="251659264" behindDoc="0" locked="0" layoutInCell="1" allowOverlap="0" wp14:anchorId="72D2B4D6" wp14:editId="187064DD">
              <wp:simplePos x="0" y="0"/>
              <wp:positionH relativeFrom="column">
                <wp:posOffset>3435858</wp:posOffset>
              </wp:positionH>
              <wp:positionV relativeFrom="paragraph">
                <wp:posOffset>636427</wp:posOffset>
              </wp:positionV>
              <wp:extent cx="2375154" cy="1773936"/>
              <wp:effectExtent l="0" t="0" r="0" b="0"/>
              <wp:wrapSquare wrapText="bothSides"/>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3"/>
                      <a:stretch>
                        <a:fillRect/>
                      </a:stretch>
                    </pic:blipFill>
                    <pic:spPr>
                      <a:xfrm>
                        <a:off x="0" y="0"/>
                        <a:ext cx="2375154" cy="1773936"/>
                      </a:xfrm>
                      <a:prstGeom prst="rect">
                        <a:avLst/>
                      </a:prstGeom>
                    </pic:spPr>
                  </pic:pic>
                </a:graphicData>
              </a:graphic>
            </wp:anchor>
          </w:drawing>
        </w:r>
      </w:del>
      <w:del w:id="426" w:author="spencer.swartz@gmail.com" w:date="2017-02-19T19:25:00Z">
        <w:r w:rsidDel="003A4413">
          <w:delText xml:space="preserve">       </w:delText>
        </w:r>
      </w:del>
      <w:r>
        <w:t xml:space="preserve">Ethiopia is a federal state, divided into nine National Regional States and the two Administrative City. The National Regional States </w:t>
      </w:r>
      <w:del w:id="427" w:author="spencer.swartz@gmail.com" w:date="2017-02-21T19:44:00Z">
        <w:r w:rsidDel="00156062">
          <w:delText xml:space="preserve">as well as the Administrative Councils </w:delText>
        </w:r>
      </w:del>
      <w:r>
        <w:t xml:space="preserve">are further divided into </w:t>
      </w:r>
      <w:del w:id="428" w:author="spencer.swartz@gmail.com" w:date="2017-02-21T19:44:00Z">
        <w:r w:rsidDel="00156062">
          <w:delText xml:space="preserve">75 </w:delText>
        </w:r>
      </w:del>
      <w:r>
        <w:t xml:space="preserve">zones, </w:t>
      </w:r>
      <w:del w:id="429" w:author="spencer.swartz@gmail.com" w:date="2017-02-21T19:44:00Z">
        <w:r w:rsidDel="00156062">
          <w:delText xml:space="preserve">551 </w:delText>
        </w:r>
      </w:del>
      <w:r>
        <w:rPr>
          <w:i/>
        </w:rPr>
        <w:t xml:space="preserve">woredas </w:t>
      </w:r>
      <w:ins w:id="430" w:author="spencer.swartz@gmail.com" w:date="2017-02-21T19:45:00Z">
        <w:r w:rsidR="00156062">
          <w:t xml:space="preserve">and </w:t>
        </w:r>
        <w:r w:rsidR="00156062">
          <w:rPr>
            <w:i/>
          </w:rPr>
          <w:t xml:space="preserve">kebeles </w:t>
        </w:r>
      </w:ins>
      <w:r>
        <w:t>(i.e. districts</w:t>
      </w:r>
      <w:ins w:id="431" w:author="spencer.swartz@gmail.com" w:date="2017-02-21T19:45:00Z">
        <w:r w:rsidR="00156062">
          <w:t xml:space="preserve"> and</w:t>
        </w:r>
      </w:ins>
      <w:del w:id="432" w:author="spencer.swartz@gmail.com" w:date="2017-02-21T19:45:00Z">
        <w:r w:rsidDel="00156062">
          <w:delText xml:space="preserve">) and </w:delText>
        </w:r>
      </w:del>
      <w:del w:id="433" w:author="spencer.swartz@gmail.com" w:date="2017-02-21T19:44:00Z">
        <w:r w:rsidDel="00156062">
          <w:delText xml:space="preserve">approximately 10,000 </w:delText>
        </w:r>
      </w:del>
      <w:del w:id="434" w:author="spencer.swartz@gmail.com" w:date="2017-02-21T19:45:00Z">
        <w:r w:rsidDel="00156062">
          <w:rPr>
            <w:i/>
          </w:rPr>
          <w:delText xml:space="preserve">kebeles </w:delText>
        </w:r>
        <w:r w:rsidDel="00156062">
          <w:delText>(i.e.</w:delText>
        </w:r>
      </w:del>
      <w:r>
        <w:t xml:space="preserve"> counties). Each region has a Regional Health Bureau</w:t>
      </w:r>
      <w:del w:id="435" w:author="spencer.swartz@gmail.com" w:date="2017-02-21T19:51:00Z">
        <w:r w:rsidDel="00F348CD">
          <w:delText xml:space="preserve"> </w:delText>
        </w:r>
      </w:del>
      <w:del w:id="436" w:author="spencer.swartz@gmail.com" w:date="2017-02-21T19:50:00Z">
        <w:r w:rsidDel="00F348CD">
          <w:delText>(RHB)</w:delText>
        </w:r>
      </w:del>
      <w:r>
        <w:t xml:space="preserve"> and </w:t>
      </w:r>
      <w:ins w:id="437" w:author="spencer.swartz@gmail.com" w:date="2017-02-21T19:45:00Z">
        <w:r w:rsidR="00156062">
          <w:t xml:space="preserve">a </w:t>
        </w:r>
      </w:ins>
      <w:r>
        <w:rPr>
          <w:i/>
        </w:rPr>
        <w:t xml:space="preserve">Woreda </w:t>
      </w:r>
      <w:r>
        <w:t>Health Office.</w:t>
      </w:r>
      <w:ins w:id="438" w:author="spencer.swartz@gmail.com" w:date="2017-02-21T19:45:00Z">
        <w:r w:rsidR="00156062">
          <w:t xml:space="preserve"> </w:t>
        </w:r>
      </w:ins>
      <w:del w:id="439" w:author="spencer.swartz@gmail.com" w:date="2017-02-21T19:45:00Z">
        <w:r w:rsidDel="00156062">
          <w:delText xml:space="preserve">           </w:delText>
        </w:r>
      </w:del>
      <w:r>
        <w:t>In 2004/05, there were</w:t>
      </w:r>
      <w:ins w:id="440" w:author="spencer.swartz@gmail.com" w:date="2017-02-21T19:46:00Z">
        <w:r w:rsidR="00156062">
          <w:t xml:space="preserve"> a total of</w:t>
        </w:r>
      </w:ins>
      <w:r>
        <w:t xml:space="preserve"> </w:t>
      </w:r>
      <w:del w:id="441" w:author="spencer.swartz@gmail.com" w:date="2017-02-21T19:47:00Z">
        <w:r w:rsidDel="00156062">
          <w:delText xml:space="preserve">126 hospitals, 519 health </w:delText>
        </w:r>
      </w:del>
      <w:del w:id="442" w:author="spencer.swartz@gmail.com" w:date="2017-02-21T18:30:00Z">
        <w:r w:rsidDel="00A5691D">
          <w:delText>centres</w:delText>
        </w:r>
      </w:del>
      <w:del w:id="443" w:author="spencer.swartz@gmail.com" w:date="2017-02-21T19:47:00Z">
        <w:r w:rsidDel="00156062">
          <w:delText>, 1,797 health stations, 2899 health posts and 1,299 private clinics</w:delText>
        </w:r>
      </w:del>
      <w:ins w:id="444" w:author="spencer.swartz@gmail.com" w:date="2017-02-21T19:47:00Z">
        <w:r w:rsidR="00156062">
          <w:t xml:space="preserve">6640 </w:t>
        </w:r>
      </w:ins>
      <w:ins w:id="445" w:author="spencer.swartz@gmail.com" w:date="2017-02-21T19:49:00Z">
        <w:r w:rsidR="00156062">
          <w:t>primary health care</w:t>
        </w:r>
      </w:ins>
      <w:ins w:id="446" w:author="spencer.swartz@gmail.com" w:date="2017-02-21T19:50:00Z">
        <w:r w:rsidR="00F348CD">
          <w:t xml:space="preserve"> (PCH)</w:t>
        </w:r>
      </w:ins>
      <w:ins w:id="447" w:author="spencer.swartz@gmail.com" w:date="2017-02-21T19:49:00Z">
        <w:r w:rsidR="00156062">
          <w:t xml:space="preserve"> facilities </w:t>
        </w:r>
      </w:ins>
      <w:del w:id="448" w:author="spencer.swartz@gmail.com" w:date="2017-02-21T19:49:00Z">
        <w:r w:rsidDel="00156062">
          <w:delText xml:space="preserve"> </w:delText>
        </w:r>
      </w:del>
      <w:r>
        <w:t xml:space="preserve">in the country. The population per </w:t>
      </w:r>
      <w:del w:id="449" w:author="spencer.swartz@gmail.com" w:date="2017-02-21T19:51:00Z">
        <w:r w:rsidDel="00F348CD">
          <w:delText>primary health care</w:delText>
        </w:r>
      </w:del>
      <w:ins w:id="450" w:author="spencer.swartz@gmail.com" w:date="2017-02-21T19:51:00Z">
        <w:r w:rsidR="00F348CD">
          <w:t>PCH</w:t>
        </w:r>
      </w:ins>
      <w:del w:id="451" w:author="spencer.swartz@gmail.com" w:date="2017-02-21T19:51:00Z">
        <w:r w:rsidDel="00F348CD">
          <w:delText xml:space="preserve"> </w:delText>
        </w:r>
      </w:del>
      <w:del w:id="452" w:author="spencer.swartz@gmail.com" w:date="2017-02-21T19:50:00Z">
        <w:r w:rsidDel="00156062">
          <w:delText xml:space="preserve">(PHC) </w:delText>
        </w:r>
      </w:del>
      <w:del w:id="453" w:author="spencer.swartz@gmail.com" w:date="2017-02-21T19:51:00Z">
        <w:r w:rsidDel="00F348CD">
          <w:delText>facility</w:delText>
        </w:r>
      </w:del>
      <w:r>
        <w:t xml:space="preserve"> </w:t>
      </w:r>
      <w:ins w:id="454" w:author="spencer.swartz@gmail.com" w:date="2017-02-21T19:50:00Z">
        <w:r w:rsidR="00156062">
          <w:t xml:space="preserve">rate </w:t>
        </w:r>
      </w:ins>
      <w:r>
        <w:t>was 24,513</w:t>
      </w:r>
      <w:ins w:id="455" w:author="spencer.swartz@gmail.com" w:date="2017-02-21T19:51:00Z">
        <w:r w:rsidR="00F348CD">
          <w:t>:1</w:t>
        </w:r>
      </w:ins>
      <w:r>
        <w:t xml:space="preserve"> </w:t>
      </w:r>
      <w:del w:id="456" w:author="spencer.swartz@gmail.com" w:date="2017-02-21T19:50:00Z">
        <w:r w:rsidDel="00F348CD">
          <w:delText>and this was</w:delText>
        </w:r>
      </w:del>
      <w:ins w:id="457" w:author="spencer.swartz@gmail.com" w:date="2017-02-21T19:50:00Z">
        <w:r w:rsidR="00F348CD">
          <w:t>which is</w:t>
        </w:r>
      </w:ins>
      <w:r>
        <w:t xml:space="preserve"> three times higher than the population per PHC in the rest of sub-Saharan </w:t>
      </w:r>
    </w:p>
    <w:p w14:paraId="4EE041C3" w14:textId="2EFF4FB1" w:rsidR="007A00CE" w:rsidDel="003A4413" w:rsidRDefault="00EF104A">
      <w:pPr>
        <w:ind w:left="0" w:right="14" w:firstLine="0"/>
        <w:rPr>
          <w:del w:id="458" w:author="spencer.swartz@gmail.com" w:date="2017-02-19T19:26:00Z"/>
        </w:rPr>
        <w:pPrChange w:id="459" w:author="spencer.swartz@gmail.com" w:date="2017-02-19T19:25:00Z">
          <w:pPr>
            <w:ind w:left="0" w:right="20" w:firstLine="0"/>
          </w:pPr>
        </w:pPrChange>
      </w:pPr>
      <w:r>
        <w:t xml:space="preserve">Africa. </w:t>
      </w:r>
      <w:ins w:id="460" w:author="spencer.swartz@gmail.com" w:date="2017-02-21T19:52:00Z">
        <w:r w:rsidR="00F348CD">
          <w:t xml:space="preserve">This also means there was only </w:t>
        </w:r>
      </w:ins>
      <w:del w:id="461" w:author="spencer.swartz@gmail.com" w:date="2017-02-21T19:52:00Z">
        <w:r w:rsidDel="00F348CD">
          <w:delText xml:space="preserve">The total number of hospital beds was 13,469, which meant that there was only </w:delText>
        </w:r>
      </w:del>
      <w:r>
        <w:t xml:space="preserve">one </w:t>
      </w:r>
      <w:ins w:id="462" w:author="spencer.swartz@gmail.com" w:date="2017-02-21T19:52:00Z">
        <w:r w:rsidR="00F348CD">
          <w:t xml:space="preserve">hospital </w:t>
        </w:r>
      </w:ins>
      <w:r>
        <w:t xml:space="preserve">bed for </w:t>
      </w:r>
      <w:del w:id="463" w:author="spencer.swartz@gmail.com" w:date="2017-02-21T19:52:00Z">
        <w:r w:rsidDel="00F348CD">
          <w:delText>a population</w:delText>
        </w:r>
      </w:del>
      <w:ins w:id="464" w:author="spencer.swartz@gmail.com" w:date="2017-02-21T19:52:00Z">
        <w:r w:rsidR="00F348CD">
          <w:t xml:space="preserve">every </w:t>
        </w:r>
      </w:ins>
      <w:del w:id="465" w:author="spencer.swartz@gmail.com" w:date="2017-02-21T19:52:00Z">
        <w:r w:rsidDel="00F348CD">
          <w:delText xml:space="preserve"> of </w:delText>
        </w:r>
      </w:del>
      <w:r>
        <w:t xml:space="preserve">5,276 </w:t>
      </w:r>
      <w:ins w:id="466" w:author="spencer.swartz@gmail.com" w:date="2017-02-21T19:52:00Z">
        <w:r w:rsidR="00F348CD">
          <w:t xml:space="preserve">people, </w:t>
        </w:r>
      </w:ins>
      <w:del w:id="467" w:author="spencer.swartz@gmail.com" w:date="2017-02-21T19:53:00Z">
        <w:r w:rsidDel="00F348CD">
          <w:delText>and this was</w:delText>
        </w:r>
      </w:del>
      <w:ins w:id="468" w:author="spencer.swartz@gmail.com" w:date="2017-02-21T19:53:00Z">
        <w:r w:rsidR="00F348CD">
          <w:t>this number is</w:t>
        </w:r>
      </w:ins>
      <w:r>
        <w:t xml:space="preserve"> about five times </w:t>
      </w:r>
    </w:p>
    <w:p w14:paraId="0C47B36E" w14:textId="78B23ED2" w:rsidR="007A00CE" w:rsidRDefault="00EF104A">
      <w:pPr>
        <w:spacing w:line="259" w:lineRule="auto"/>
        <w:ind w:left="0" w:firstLine="0"/>
        <w:pPrChange w:id="469" w:author="spencer.swartz@gmail.com" w:date="2017-02-21T19:51:00Z">
          <w:pPr>
            <w:ind w:left="0" w:right="20" w:firstLine="0"/>
          </w:pPr>
        </w:pPrChange>
      </w:pPr>
      <w:r>
        <w:t>higher than the average for sub-Saharan Africa. The limited number of health institutions</w:t>
      </w:r>
      <w:ins w:id="470" w:author="spencer.swartz@gmail.com" w:date="2017-02-21T19:53:00Z">
        <w:r w:rsidR="00F348CD">
          <w:t xml:space="preserve">, </w:t>
        </w:r>
      </w:ins>
      <w:del w:id="471" w:author="spencer.swartz@gmail.com" w:date="2017-02-21T19:53:00Z">
        <w:r w:rsidDel="00F348CD">
          <w:delText xml:space="preserve">, </w:delText>
        </w:r>
      </w:del>
      <w:r>
        <w:t>inefficient distribution of medical supplies and disparity between urban and rural areas has made it difficult to increase people’s access to health-care services</w:t>
      </w:r>
      <w:ins w:id="472" w:author="spencer.swartz@gmail.com" w:date="2017-02-21T19:54:00Z">
        <w:r w:rsidR="00F348CD">
          <w:t>, including those of expecting mothers</w:t>
        </w:r>
      </w:ins>
      <w:r>
        <w:t xml:space="preserve">. </w:t>
      </w:r>
    </w:p>
    <w:p w14:paraId="35BB316B" w14:textId="5EAC4C91" w:rsidR="007A00CE" w:rsidRDefault="00EF104A">
      <w:pPr>
        <w:ind w:left="0" w:right="14" w:firstLine="0"/>
        <w:pPrChange w:id="473" w:author="spencer.swartz@gmail.com" w:date="2017-02-19T19:25:00Z">
          <w:pPr>
            <w:ind w:left="0" w:right="20" w:firstLine="0"/>
          </w:pPr>
        </w:pPrChange>
      </w:pPr>
      <w:commentRangeStart w:id="474"/>
      <w:del w:id="475" w:author="spencer.swartz@gmail.com" w:date="2017-02-19T19:26:00Z">
        <w:r w:rsidDel="003A4413">
          <w:delText xml:space="preserve">      </w:delText>
        </w:r>
      </w:del>
      <w:r>
        <w:t>The WHO project on Emergency and essential surgical Care was introduced through a WHO AFRO Regional Workshop, held in Uganda, December 2003 (report on the website) to key decision makers representing 10 countries in Africa and international partners. This created an interest among health providers to organize WHO meetings/workshops to sensitize stakeholders to address Emergency and essential surgical Care as a public health issue.</w:t>
      </w:r>
      <w:commentRangeEnd w:id="474"/>
      <w:r w:rsidR="00F348CD">
        <w:rPr>
          <w:rStyle w:val="CommentReference"/>
        </w:rPr>
        <w:commentReference w:id="474"/>
      </w:r>
      <w:del w:id="476" w:author="spencer.swartz@gmail.com" w:date="2017-02-19T19:26:00Z">
        <w:r w:rsidDel="003A4413">
          <w:delText xml:space="preserve"> </w:delText>
        </w:r>
      </w:del>
    </w:p>
    <w:p w14:paraId="6963A106" w14:textId="424CE086" w:rsidR="007A00CE" w:rsidDel="003A4413" w:rsidRDefault="00EF104A">
      <w:pPr>
        <w:pStyle w:val="Heading1"/>
        <w:rPr>
          <w:del w:id="477" w:author="spencer.swartz@gmail.com" w:date="2017-02-19T19:26:00Z"/>
        </w:rPr>
        <w:pPrChange w:id="478" w:author="spencer.swartz@gmail.com" w:date="2017-02-19T19:26:00Z">
          <w:pPr>
            <w:spacing w:after="13" w:line="259" w:lineRule="auto"/>
            <w:ind w:left="131" w:firstLine="0"/>
          </w:pPr>
        </w:pPrChange>
      </w:pPr>
      <w:del w:id="479" w:author="spencer.swartz@gmail.com" w:date="2017-02-19T19:26:00Z">
        <w:r w:rsidDel="003A4413">
          <w:delText xml:space="preserve">      </w:delText>
        </w:r>
      </w:del>
    </w:p>
    <w:p w14:paraId="2E254423" w14:textId="04935665" w:rsidR="007A00CE" w:rsidRDefault="00EF104A">
      <w:pPr>
        <w:pStyle w:val="Heading1"/>
        <w:pPrChange w:id="480" w:author="spencer.swartz@gmail.com" w:date="2017-02-19T19:26:00Z">
          <w:pPr>
            <w:spacing w:after="0" w:line="259" w:lineRule="auto"/>
            <w:ind w:left="126" w:right="658"/>
          </w:pPr>
        </w:pPrChange>
      </w:pPr>
      <w:del w:id="481" w:author="spencer.swartz@gmail.com" w:date="2017-02-19T19:29:00Z">
        <w:r w:rsidDel="00763597">
          <w:delText xml:space="preserve">3. </w:delText>
        </w:r>
      </w:del>
      <w:bookmarkStart w:id="482" w:name="_Toc475557847"/>
      <w:r>
        <w:t xml:space="preserve">Field </w:t>
      </w:r>
      <w:del w:id="483" w:author="spencer.swartz@gmail.com" w:date="2017-02-21T20:07:00Z">
        <w:r w:rsidDel="006B49A6">
          <w:delText>v</w:delText>
        </w:r>
      </w:del>
      <w:ins w:id="484" w:author="spencer.swartz@gmail.com" w:date="2017-02-21T20:07:00Z">
        <w:r w:rsidR="006B49A6">
          <w:t>Vi</w:t>
        </w:r>
      </w:ins>
      <w:del w:id="485" w:author="spencer.swartz@gmail.com" w:date="2017-02-21T20:07:00Z">
        <w:r w:rsidDel="006B49A6">
          <w:delText>i</w:delText>
        </w:r>
      </w:del>
      <w:r>
        <w:t xml:space="preserve">sits </w:t>
      </w:r>
      <w:del w:id="486" w:author="spencer.swartz@gmail.com" w:date="2017-02-21T20:07:00Z">
        <w:r w:rsidDel="006B49A6">
          <w:delText>to health facilities</w:delText>
        </w:r>
      </w:del>
      <w:ins w:id="487" w:author="spencer.swartz@gmail.com" w:date="2017-02-21T20:06:00Z">
        <w:r w:rsidR="006B49A6">
          <w:t>and Identified Problems</w:t>
        </w:r>
      </w:ins>
      <w:bookmarkEnd w:id="482"/>
      <w:del w:id="488" w:author="spencer.swartz@gmail.com" w:date="2017-02-19T20:01:00Z">
        <w:r w:rsidDel="00004306">
          <w:delText xml:space="preserve">: </w:delText>
        </w:r>
      </w:del>
    </w:p>
    <w:p w14:paraId="66B3CE33" w14:textId="73D7E4B5" w:rsidR="007A00CE" w:rsidDel="003A4413" w:rsidRDefault="00F348CD" w:rsidP="003A4413">
      <w:pPr>
        <w:spacing w:after="0" w:line="259" w:lineRule="auto"/>
        <w:ind w:left="0" w:firstLine="0"/>
        <w:rPr>
          <w:del w:id="489" w:author="spencer.swartz@gmail.com" w:date="2017-02-19T19:26:00Z"/>
        </w:rPr>
      </w:pPr>
      <w:ins w:id="490" w:author="spencer.swartz@gmail.com" w:date="2017-02-21T19:59:00Z">
        <w:r>
          <w:rPr>
            <w:b/>
            <w:noProof/>
          </w:rPr>
          <mc:AlternateContent>
            <mc:Choice Requires="wps">
              <w:drawing>
                <wp:anchor distT="0" distB="0" distL="114300" distR="114300" simplePos="0" relativeHeight="251673600" behindDoc="0" locked="0" layoutInCell="1" allowOverlap="1" wp14:anchorId="2D828D04" wp14:editId="6B9ED36B">
                  <wp:simplePos x="0" y="0"/>
                  <wp:positionH relativeFrom="column">
                    <wp:posOffset>4219575</wp:posOffset>
                  </wp:positionH>
                  <wp:positionV relativeFrom="paragraph">
                    <wp:posOffset>88265</wp:posOffset>
                  </wp:positionV>
                  <wp:extent cx="2172970" cy="2914650"/>
                  <wp:effectExtent l="0" t="0" r="17780" b="19050"/>
                  <wp:wrapSquare wrapText="bothSides"/>
                  <wp:docPr id="6" name="Text Box 6"/>
                  <wp:cNvGraphicFramePr/>
                  <a:graphic xmlns:a="http://schemas.openxmlformats.org/drawingml/2006/main">
                    <a:graphicData uri="http://schemas.microsoft.com/office/word/2010/wordprocessingShape">
                      <wps:wsp>
                        <wps:cNvSpPr txBox="1"/>
                        <wps:spPr>
                          <a:xfrm>
                            <a:off x="0" y="0"/>
                            <a:ext cx="2172970" cy="2914650"/>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Change w:id="491" w:author="spencer.swartz@gmail.com" w:date="2017-02-19T21:32:00Z">
                                  <w:tblPr>
                                    <w:tblStyle w:val="TableGrid0"/>
                                    <w:tblW w:w="0" w:type="auto"/>
                                    <w:tblLook w:val="04A0" w:firstRow="1" w:lastRow="0" w:firstColumn="1" w:lastColumn="0" w:noHBand="0" w:noVBand="1"/>
                                  </w:tblPr>
                                </w:tblPrChange>
                              </w:tblPr>
                              <w:tblGrid>
                                <w:gridCol w:w="3145"/>
                                <w:tblGridChange w:id="492">
                                  <w:tblGrid>
                                    <w:gridCol w:w="20"/>
                                    <w:gridCol w:w="2399"/>
                                    <w:gridCol w:w="726"/>
                                  </w:tblGrid>
                                </w:tblGridChange>
                              </w:tblGrid>
                              <w:tr w:rsidR="00C11B81" w14:paraId="55922230" w14:textId="77777777" w:rsidTr="00D3224F">
                                <w:trPr>
                                  <w:ins w:id="493" w:author="spencer.swartz@gmail.com" w:date="2017-02-19T21:27:00Z"/>
                                  <w:trPrChange w:id="494" w:author="spencer.swartz@gmail.com" w:date="2017-02-19T21:32:00Z">
                                    <w:trPr>
                                      <w:gridBefore w:val="1"/>
                                      <w:gridAfter w:val="0"/>
                                    </w:trPr>
                                  </w:trPrChange>
                                </w:trPr>
                                <w:tc>
                                  <w:tcPr>
                                    <w:tcW w:w="3145" w:type="dxa"/>
                                    <w:tcBorders>
                                      <w:top w:val="nil"/>
                                      <w:left w:val="nil"/>
                                      <w:bottom w:val="single" w:sz="4" w:space="0" w:color="auto"/>
                                      <w:right w:val="nil"/>
                                    </w:tcBorders>
                                    <w:tcPrChange w:id="495" w:author="spencer.swartz@gmail.com" w:date="2017-02-19T21:32:00Z">
                                      <w:tcPr>
                                        <w:tcW w:w="2399" w:type="dxa"/>
                                      </w:tcPr>
                                    </w:tcPrChange>
                                  </w:tcPr>
                                  <w:p w14:paraId="795F3C1D" w14:textId="00CA61C1" w:rsidR="00C11B81" w:rsidRPr="00D3224F" w:rsidRDefault="00C11B81">
                                    <w:pPr>
                                      <w:spacing w:after="0" w:afterAutospacing="0"/>
                                      <w:ind w:left="0" w:firstLine="0"/>
                                      <w:jc w:val="center"/>
                                      <w:rPr>
                                        <w:ins w:id="496" w:author="spencer.swartz@gmail.com" w:date="2017-02-19T21:27:00Z"/>
                                        <w:b/>
                                        <w:rPrChange w:id="497" w:author="spencer.swartz@gmail.com" w:date="2017-02-19T21:27:00Z">
                                          <w:rPr>
                                            <w:ins w:id="498" w:author="spencer.swartz@gmail.com" w:date="2017-02-19T21:27:00Z"/>
                                          </w:rPr>
                                        </w:rPrChange>
                                      </w:rPr>
                                      <w:pPrChange w:id="499" w:author="spencer.swartz@gmail.com" w:date="2017-02-19T21:28:00Z">
                                        <w:pPr>
                                          <w:ind w:left="0" w:firstLine="0"/>
                                        </w:pPr>
                                      </w:pPrChange>
                                    </w:pPr>
                                    <w:ins w:id="500" w:author="spencer.swartz@gmail.com" w:date="2017-02-21T20:00:00Z">
                                      <w:r>
                                        <w:rPr>
                                          <w:b/>
                                        </w:rPr>
                                        <w:t>Health Facilities Visited:</w:t>
                                      </w:r>
                                    </w:ins>
                                  </w:p>
                                </w:tc>
                              </w:tr>
                              <w:tr w:rsidR="00C11B81" w14:paraId="50A65E4A" w14:textId="77777777" w:rsidTr="00D3224F">
                                <w:trPr>
                                  <w:ins w:id="501" w:author="spencer.swartz@gmail.com" w:date="2017-02-19T21:27:00Z"/>
                                  <w:trPrChange w:id="502" w:author="spencer.swartz@gmail.com" w:date="2017-02-19T21:32:00Z">
                                    <w:trPr>
                                      <w:gridBefore w:val="1"/>
                                      <w:gridAfter w:val="0"/>
                                    </w:trPr>
                                  </w:trPrChange>
                                </w:trPr>
                                <w:tc>
                                  <w:tcPr>
                                    <w:tcW w:w="3145" w:type="dxa"/>
                                    <w:tcBorders>
                                      <w:top w:val="single" w:sz="4" w:space="0" w:color="auto"/>
                                    </w:tcBorders>
                                    <w:tcPrChange w:id="503" w:author="spencer.swartz@gmail.com" w:date="2017-02-19T21:32:00Z">
                                      <w:tcPr>
                                        <w:tcW w:w="2399" w:type="dxa"/>
                                      </w:tcPr>
                                    </w:tcPrChange>
                                  </w:tcPr>
                                  <w:p w14:paraId="5F5EBDDB" w14:textId="6112A27F" w:rsidR="00C11B81" w:rsidRPr="00F348CD" w:rsidRDefault="00C11B81">
                                    <w:pPr>
                                      <w:spacing w:after="0" w:afterAutospacing="0"/>
                                      <w:ind w:left="0" w:firstLine="0"/>
                                      <w:rPr>
                                        <w:ins w:id="504" w:author="spencer.swartz@gmail.com" w:date="2017-02-19T21:27:00Z"/>
                                      </w:rPr>
                                      <w:pPrChange w:id="505" w:author="spencer.swartz@gmail.com" w:date="2017-02-21T20:00:00Z">
                                        <w:pPr>
                                          <w:ind w:left="0" w:firstLine="0"/>
                                        </w:pPr>
                                      </w:pPrChange>
                                    </w:pPr>
                                    <w:ins w:id="506" w:author="spencer.swartz@gmail.com" w:date="2017-02-21T20:01:00Z">
                                      <w:r>
                                        <w:t>Awassa Referral Hospital</w:t>
                                      </w:r>
                                    </w:ins>
                                  </w:p>
                                </w:tc>
                              </w:tr>
                              <w:tr w:rsidR="00C11B81" w14:paraId="66C7EC5B" w14:textId="77777777" w:rsidTr="00D3224F">
                                <w:trPr>
                                  <w:ins w:id="507" w:author="spencer.swartz@gmail.com" w:date="2017-02-19T21:27:00Z"/>
                                  <w:trPrChange w:id="508" w:author="spencer.swartz@gmail.com" w:date="2017-02-19T21:29:00Z">
                                    <w:trPr>
                                      <w:gridBefore w:val="1"/>
                                      <w:gridAfter w:val="0"/>
                                    </w:trPr>
                                  </w:trPrChange>
                                </w:trPr>
                                <w:tc>
                                  <w:tcPr>
                                    <w:tcW w:w="3145" w:type="dxa"/>
                                    <w:tcPrChange w:id="509" w:author="spencer.swartz@gmail.com" w:date="2017-02-19T21:29:00Z">
                                      <w:tcPr>
                                        <w:tcW w:w="2399" w:type="dxa"/>
                                      </w:tcPr>
                                    </w:tcPrChange>
                                  </w:tcPr>
                                  <w:p w14:paraId="4724B887" w14:textId="087BE444" w:rsidR="00C11B81" w:rsidRPr="00F348CD" w:rsidRDefault="00C11B81">
                                    <w:pPr>
                                      <w:spacing w:after="0" w:afterAutospacing="0"/>
                                      <w:ind w:left="0" w:firstLine="0"/>
                                      <w:rPr>
                                        <w:ins w:id="510" w:author="spencer.swartz@gmail.com" w:date="2017-02-19T21:27:00Z"/>
                                      </w:rPr>
                                      <w:pPrChange w:id="511" w:author="spencer.swartz@gmail.com" w:date="2017-02-19T21:28:00Z">
                                        <w:pPr>
                                          <w:ind w:left="0" w:firstLine="0"/>
                                        </w:pPr>
                                      </w:pPrChange>
                                    </w:pPr>
                                    <w:ins w:id="512" w:author="spencer.swartz@gmail.com" w:date="2017-02-21T20:01:00Z">
                                      <w:r>
                                        <w:t>Southern University College of Health Sciences, Awassa</w:t>
                                      </w:r>
                                    </w:ins>
                                  </w:p>
                                </w:tc>
                              </w:tr>
                              <w:tr w:rsidR="00C11B81" w14:paraId="48553A98" w14:textId="77777777" w:rsidTr="00D3224F">
                                <w:trPr>
                                  <w:ins w:id="513" w:author="spencer.swartz@gmail.com" w:date="2017-02-19T21:27:00Z"/>
                                  <w:trPrChange w:id="514" w:author="spencer.swartz@gmail.com" w:date="2017-02-19T21:29:00Z">
                                    <w:trPr>
                                      <w:gridBefore w:val="1"/>
                                      <w:gridAfter w:val="0"/>
                                    </w:trPr>
                                  </w:trPrChange>
                                </w:trPr>
                                <w:tc>
                                  <w:tcPr>
                                    <w:tcW w:w="3145" w:type="dxa"/>
                                    <w:tcPrChange w:id="515" w:author="spencer.swartz@gmail.com" w:date="2017-02-19T21:29:00Z">
                                      <w:tcPr>
                                        <w:tcW w:w="2399" w:type="dxa"/>
                                      </w:tcPr>
                                    </w:tcPrChange>
                                  </w:tcPr>
                                  <w:p w14:paraId="45617F16" w14:textId="248C2B5A" w:rsidR="00C11B81" w:rsidRDefault="00C11B81">
                                    <w:pPr>
                                      <w:spacing w:after="0" w:afterAutospacing="0"/>
                                      <w:ind w:left="0" w:firstLine="0"/>
                                      <w:rPr>
                                        <w:ins w:id="516" w:author="spencer.swartz@gmail.com" w:date="2017-02-19T21:27:00Z"/>
                                      </w:rPr>
                                      <w:pPrChange w:id="517" w:author="spencer.swartz@gmail.com" w:date="2017-02-19T21:28:00Z">
                                        <w:pPr>
                                          <w:ind w:left="0" w:firstLine="0"/>
                                        </w:pPr>
                                      </w:pPrChange>
                                    </w:pPr>
                                    <w:ins w:id="518" w:author="spencer.swartz@gmail.com" w:date="2017-02-21T20:01:00Z">
                                      <w:r>
                                        <w:t>Yirgalem Hospital (district level hospital)</w:t>
                                      </w:r>
                                    </w:ins>
                                  </w:p>
                                </w:tc>
                              </w:tr>
                              <w:tr w:rsidR="00C11B81" w14:paraId="71A9893B" w14:textId="77777777" w:rsidTr="00D3224F">
                                <w:trPr>
                                  <w:ins w:id="519" w:author="spencer.swartz@gmail.com" w:date="2017-02-19T21:27:00Z"/>
                                  <w:trPrChange w:id="520" w:author="spencer.swartz@gmail.com" w:date="2017-02-19T21:29:00Z">
                                    <w:trPr>
                                      <w:gridBefore w:val="1"/>
                                      <w:gridAfter w:val="0"/>
                                    </w:trPr>
                                  </w:trPrChange>
                                </w:trPr>
                                <w:tc>
                                  <w:tcPr>
                                    <w:tcW w:w="3145" w:type="dxa"/>
                                    <w:tcPrChange w:id="521" w:author="spencer.swartz@gmail.com" w:date="2017-02-19T21:29:00Z">
                                      <w:tcPr>
                                        <w:tcW w:w="2399" w:type="dxa"/>
                                      </w:tcPr>
                                    </w:tcPrChange>
                                  </w:tcPr>
                                  <w:p w14:paraId="3F3865E3" w14:textId="09D6D431" w:rsidR="00C11B81" w:rsidRPr="0090593C" w:rsidRDefault="00C11B81">
                                    <w:pPr>
                                      <w:spacing w:after="0" w:afterAutospacing="0"/>
                                      <w:ind w:left="0" w:firstLine="0"/>
                                      <w:rPr>
                                        <w:ins w:id="522" w:author="spencer.swartz@gmail.com" w:date="2017-02-19T21:27:00Z"/>
                                      </w:rPr>
                                      <w:pPrChange w:id="523" w:author="spencer.swartz@gmail.com" w:date="2017-02-19T21:29:00Z">
                                        <w:pPr>
                                          <w:ind w:left="0" w:firstLine="0"/>
                                        </w:pPr>
                                      </w:pPrChange>
                                    </w:pPr>
                                    <w:ins w:id="524" w:author="spencer.swartz@gmail.com" w:date="2017-02-21T20:02:00Z">
                                      <w:r>
                                        <w:t>Dilla Hospital</w:t>
                                      </w:r>
                                    </w:ins>
                                  </w:p>
                                </w:tc>
                              </w:tr>
                              <w:tr w:rsidR="00C11B81" w14:paraId="40997792" w14:textId="77777777" w:rsidTr="00D3224F">
                                <w:trPr>
                                  <w:ins w:id="525" w:author="spencer.swartz@gmail.com" w:date="2017-02-19T21:27:00Z"/>
                                  <w:trPrChange w:id="526" w:author="spencer.swartz@gmail.com" w:date="2017-02-19T21:29:00Z">
                                    <w:trPr>
                                      <w:gridBefore w:val="1"/>
                                      <w:gridAfter w:val="0"/>
                                    </w:trPr>
                                  </w:trPrChange>
                                </w:trPr>
                                <w:tc>
                                  <w:tcPr>
                                    <w:tcW w:w="3145" w:type="dxa"/>
                                    <w:tcPrChange w:id="527" w:author="spencer.swartz@gmail.com" w:date="2017-02-19T21:29:00Z">
                                      <w:tcPr>
                                        <w:tcW w:w="2399" w:type="dxa"/>
                                      </w:tcPr>
                                    </w:tcPrChange>
                                  </w:tcPr>
                                  <w:p w14:paraId="4FAD260C" w14:textId="6D9BC220" w:rsidR="00C11B81" w:rsidRPr="0090593C" w:rsidRDefault="00C11B81">
                                    <w:pPr>
                                      <w:spacing w:after="0" w:afterAutospacing="0"/>
                                      <w:ind w:left="0" w:firstLine="0"/>
                                      <w:rPr>
                                        <w:ins w:id="528" w:author="spencer.swartz@gmail.com" w:date="2017-02-19T21:27:00Z"/>
                                      </w:rPr>
                                      <w:pPrChange w:id="529" w:author="spencer.swartz@gmail.com" w:date="2017-02-19T21:28:00Z">
                                        <w:pPr>
                                          <w:ind w:left="0" w:firstLine="0"/>
                                        </w:pPr>
                                      </w:pPrChange>
                                    </w:pPr>
                                    <w:ins w:id="530" w:author="spencer.swartz@gmail.com" w:date="2017-02-21T20:02:00Z">
                                      <w:r>
                                        <w:t>Yirgachefe Health Center</w:t>
                                      </w:r>
                                    </w:ins>
                                  </w:p>
                                </w:tc>
                              </w:tr>
                              <w:tr w:rsidR="00C11B81" w14:paraId="472EC821" w14:textId="77777777" w:rsidTr="00D3224F">
                                <w:trPr>
                                  <w:ins w:id="531" w:author="spencer.swartz@gmail.com" w:date="2017-02-21T20:03:00Z"/>
                                </w:trPr>
                                <w:tc>
                                  <w:tcPr>
                                    <w:tcW w:w="3145" w:type="dxa"/>
                                  </w:tcPr>
                                  <w:p w14:paraId="18A68451" w14:textId="62B22CC7" w:rsidR="00C11B81" w:rsidRDefault="00C11B81">
                                    <w:pPr>
                                      <w:spacing w:after="0" w:afterAutospacing="0"/>
                                      <w:ind w:left="0" w:firstLine="0"/>
                                      <w:rPr>
                                        <w:ins w:id="532" w:author="spencer.swartz@gmail.com" w:date="2017-02-21T20:03:00Z"/>
                                      </w:rPr>
                                    </w:pPr>
                                    <w:ins w:id="533" w:author="spencer.swartz@gmail.com" w:date="2017-02-21T20:03:00Z">
                                      <w:r>
                                        <w:t>Altawondo Health Center</w:t>
                                      </w:r>
                                    </w:ins>
                                  </w:p>
                                </w:tc>
                              </w:tr>
                              <w:tr w:rsidR="00C11B81" w14:paraId="07B64043" w14:textId="77777777" w:rsidTr="00D3224F">
                                <w:trPr>
                                  <w:ins w:id="534" w:author="spencer.swartz@gmail.com" w:date="2017-02-21T20:03:00Z"/>
                                </w:trPr>
                                <w:tc>
                                  <w:tcPr>
                                    <w:tcW w:w="3145" w:type="dxa"/>
                                  </w:tcPr>
                                  <w:p w14:paraId="4A9D1833" w14:textId="3F3D2074" w:rsidR="00C11B81" w:rsidRDefault="00C11B81">
                                    <w:pPr>
                                      <w:spacing w:after="0" w:afterAutospacing="0"/>
                                      <w:ind w:left="0" w:firstLine="0"/>
                                      <w:rPr>
                                        <w:ins w:id="535" w:author="spencer.swartz@gmail.com" w:date="2017-02-21T20:03:00Z"/>
                                      </w:rPr>
                                    </w:pPr>
                                    <w:ins w:id="536" w:author="spencer.swartz@gmail.com" w:date="2017-02-21T20:03:00Z">
                                      <w:r>
                                        <w:t>Zewditu Memorial Hospital, Addis Ababa</w:t>
                                      </w:r>
                                    </w:ins>
                                  </w:p>
                                </w:tc>
                              </w:tr>
                              <w:tr w:rsidR="00C11B81" w14:paraId="599C83F4" w14:textId="77777777" w:rsidTr="00D3224F">
                                <w:trPr>
                                  <w:ins w:id="537" w:author="spencer.swartz@gmail.com" w:date="2017-02-21T20:03:00Z"/>
                                </w:trPr>
                                <w:tc>
                                  <w:tcPr>
                                    <w:tcW w:w="3145" w:type="dxa"/>
                                  </w:tcPr>
                                  <w:p w14:paraId="0227BBBA" w14:textId="77777777" w:rsidR="00C11B81" w:rsidRDefault="00C11B81">
                                    <w:pPr>
                                      <w:spacing w:after="0" w:afterAutospacing="0"/>
                                      <w:ind w:left="0" w:firstLine="0"/>
                                      <w:rPr>
                                        <w:ins w:id="538" w:author="spencer.swartz@gmail.com" w:date="2017-02-21T20:04:00Z"/>
                                      </w:rPr>
                                    </w:pPr>
                                    <w:ins w:id="539" w:author="spencer.swartz@gmail.com" w:date="2017-02-21T20:03:00Z">
                                      <w:r>
                                        <w:t>Tikur Anbassa Specialize Hospital (</w:t>
                                      </w:r>
                                    </w:ins>
                                    <w:ins w:id="540" w:author="spencer.swartz@gmail.com" w:date="2017-02-21T20:04:00Z">
                                      <w:r>
                                        <w:t>Univeristy Hospital</w:t>
                                      </w:r>
                                    </w:ins>
                                    <w:ins w:id="541" w:author="spencer.swartz@gmail.com" w:date="2017-02-21T20:03:00Z">
                                      <w:r>
                                        <w:t>)</w:t>
                                      </w:r>
                                    </w:ins>
                                    <w:ins w:id="542" w:author="spencer.swartz@gmail.com" w:date="2017-02-21T20:04:00Z">
                                      <w:r>
                                        <w:t>,</w:t>
                                      </w:r>
                                    </w:ins>
                                  </w:p>
                                  <w:p w14:paraId="649F9824" w14:textId="5BAF3770" w:rsidR="00C11B81" w:rsidRDefault="00C11B81">
                                    <w:pPr>
                                      <w:spacing w:after="0" w:afterAutospacing="0"/>
                                      <w:ind w:left="0" w:firstLine="0"/>
                                      <w:rPr>
                                        <w:ins w:id="543" w:author="spencer.swartz@gmail.com" w:date="2017-02-21T20:03:00Z"/>
                                      </w:rPr>
                                    </w:pPr>
                                    <w:ins w:id="544" w:author="spencer.swartz@gmail.com" w:date="2017-02-21T20:04:00Z">
                                      <w:r>
                                        <w:t>Addis Ababa</w:t>
                                      </w:r>
                                    </w:ins>
                                  </w:p>
                                </w:tc>
                              </w:tr>
                            </w:tbl>
                            <w:p w14:paraId="5A8CF461" w14:textId="77777777" w:rsidR="00C11B81" w:rsidRDefault="00C11B81" w:rsidP="00F348C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28D04" id="Text Box 6" o:spid="_x0000_s1027" type="#_x0000_t202" style="position:absolute;margin-left:332.25pt;margin-top:6.95pt;width:171.1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" fillcolor="white [3201]" strokeweight=".5pt">
                  <v:textbox>
                    <w:txbxContent>
                      <w:tbl>
                        <w:tblPr>
                          <w:tblStyle w:val="TableGrid0"/>
                          <w:tblW w:w="3145" w:type="dxa"/>
                          <w:tblLook w:val="04A0" w:firstRow="1" w:lastRow="0" w:firstColumn="1" w:lastColumn="0" w:noHBand="0" w:noVBand="1"/>
                          <w:tblPrChange w:id="545" w:author="spencer.swartz@gmail.com" w:date="2017-02-19T21:32:00Z">
                            <w:tblPr>
                              <w:tblStyle w:val="TableGrid0"/>
                              <w:tblW w:w="0" w:type="auto"/>
                              <w:tblLook w:val="04A0" w:firstRow="1" w:lastRow="0" w:firstColumn="1" w:lastColumn="0" w:noHBand="0" w:noVBand="1"/>
                            </w:tblPr>
                          </w:tblPrChange>
                        </w:tblPr>
                        <w:tblGrid>
                          <w:gridCol w:w="3145"/>
                          <w:tblGridChange w:id="546">
                            <w:tblGrid>
                              <w:gridCol w:w="20"/>
                              <w:gridCol w:w="2399"/>
                              <w:gridCol w:w="726"/>
                            </w:tblGrid>
                          </w:tblGridChange>
                        </w:tblGrid>
                        <w:tr w:rsidR="00C11B81" w14:paraId="55922230" w14:textId="77777777" w:rsidTr="00D3224F">
                          <w:trPr>
                            <w:ins w:id="547" w:author="spencer.swartz@gmail.com" w:date="2017-02-19T21:27:00Z"/>
                            <w:trPrChange w:id="548" w:author="spencer.swartz@gmail.com" w:date="2017-02-19T21:32:00Z">
                              <w:trPr>
                                <w:gridBefore w:val="1"/>
                                <w:gridAfter w:val="0"/>
                              </w:trPr>
                            </w:trPrChange>
                          </w:trPr>
                          <w:tc>
                            <w:tcPr>
                              <w:tcW w:w="3145" w:type="dxa"/>
                              <w:tcBorders>
                                <w:top w:val="nil"/>
                                <w:left w:val="nil"/>
                                <w:bottom w:val="single" w:sz="4" w:space="0" w:color="auto"/>
                                <w:right w:val="nil"/>
                              </w:tcBorders>
                              <w:tcPrChange w:id="549" w:author="spencer.swartz@gmail.com" w:date="2017-02-19T21:32:00Z">
                                <w:tcPr>
                                  <w:tcW w:w="2399" w:type="dxa"/>
                                </w:tcPr>
                              </w:tcPrChange>
                            </w:tcPr>
                            <w:p w14:paraId="795F3C1D" w14:textId="00CA61C1" w:rsidR="00C11B81" w:rsidRPr="00D3224F" w:rsidRDefault="00C11B81">
                              <w:pPr>
                                <w:spacing w:after="0" w:afterAutospacing="0"/>
                                <w:ind w:left="0" w:firstLine="0"/>
                                <w:jc w:val="center"/>
                                <w:rPr>
                                  <w:ins w:id="550" w:author="spencer.swartz@gmail.com" w:date="2017-02-19T21:27:00Z"/>
                                  <w:b/>
                                  <w:rPrChange w:id="551" w:author="spencer.swartz@gmail.com" w:date="2017-02-19T21:27:00Z">
                                    <w:rPr>
                                      <w:ins w:id="552" w:author="spencer.swartz@gmail.com" w:date="2017-02-19T21:27:00Z"/>
                                    </w:rPr>
                                  </w:rPrChange>
                                </w:rPr>
                                <w:pPrChange w:id="553" w:author="spencer.swartz@gmail.com" w:date="2017-02-19T21:28:00Z">
                                  <w:pPr>
                                    <w:ind w:left="0" w:firstLine="0"/>
                                  </w:pPr>
                                </w:pPrChange>
                              </w:pPr>
                              <w:ins w:id="554" w:author="spencer.swartz@gmail.com" w:date="2017-02-21T20:00:00Z">
                                <w:r>
                                  <w:rPr>
                                    <w:b/>
                                  </w:rPr>
                                  <w:t>Health Facilities Visited:</w:t>
                                </w:r>
                              </w:ins>
                            </w:p>
                          </w:tc>
                        </w:tr>
                        <w:tr w:rsidR="00C11B81" w14:paraId="50A65E4A" w14:textId="77777777" w:rsidTr="00D3224F">
                          <w:trPr>
                            <w:ins w:id="555" w:author="spencer.swartz@gmail.com" w:date="2017-02-19T21:27:00Z"/>
                            <w:trPrChange w:id="556" w:author="spencer.swartz@gmail.com" w:date="2017-02-19T21:32:00Z">
                              <w:trPr>
                                <w:gridBefore w:val="1"/>
                                <w:gridAfter w:val="0"/>
                              </w:trPr>
                            </w:trPrChange>
                          </w:trPr>
                          <w:tc>
                            <w:tcPr>
                              <w:tcW w:w="3145" w:type="dxa"/>
                              <w:tcBorders>
                                <w:top w:val="single" w:sz="4" w:space="0" w:color="auto"/>
                              </w:tcBorders>
                              <w:tcPrChange w:id="557" w:author="spencer.swartz@gmail.com" w:date="2017-02-19T21:32:00Z">
                                <w:tcPr>
                                  <w:tcW w:w="2399" w:type="dxa"/>
                                </w:tcPr>
                              </w:tcPrChange>
                            </w:tcPr>
                            <w:p w14:paraId="5F5EBDDB" w14:textId="6112A27F" w:rsidR="00C11B81" w:rsidRPr="00F348CD" w:rsidRDefault="00C11B81">
                              <w:pPr>
                                <w:spacing w:after="0" w:afterAutospacing="0"/>
                                <w:ind w:left="0" w:firstLine="0"/>
                                <w:rPr>
                                  <w:ins w:id="558" w:author="spencer.swartz@gmail.com" w:date="2017-02-19T21:27:00Z"/>
                                </w:rPr>
                                <w:pPrChange w:id="559" w:author="spencer.swartz@gmail.com" w:date="2017-02-21T20:00:00Z">
                                  <w:pPr>
                                    <w:ind w:left="0" w:firstLine="0"/>
                                  </w:pPr>
                                </w:pPrChange>
                              </w:pPr>
                              <w:ins w:id="560" w:author="spencer.swartz@gmail.com" w:date="2017-02-21T20:01:00Z">
                                <w:r>
                                  <w:t>Awassa Referral Hospital</w:t>
                                </w:r>
                              </w:ins>
                            </w:p>
                          </w:tc>
                        </w:tr>
                        <w:tr w:rsidR="00C11B81" w14:paraId="66C7EC5B" w14:textId="77777777" w:rsidTr="00D3224F">
                          <w:trPr>
                            <w:ins w:id="561" w:author="spencer.swartz@gmail.com" w:date="2017-02-19T21:27:00Z"/>
                            <w:trPrChange w:id="562" w:author="spencer.swartz@gmail.com" w:date="2017-02-19T21:29:00Z">
                              <w:trPr>
                                <w:gridBefore w:val="1"/>
                                <w:gridAfter w:val="0"/>
                              </w:trPr>
                            </w:trPrChange>
                          </w:trPr>
                          <w:tc>
                            <w:tcPr>
                              <w:tcW w:w="3145" w:type="dxa"/>
                              <w:tcPrChange w:id="563" w:author="spencer.swartz@gmail.com" w:date="2017-02-19T21:29:00Z">
                                <w:tcPr>
                                  <w:tcW w:w="2399" w:type="dxa"/>
                                </w:tcPr>
                              </w:tcPrChange>
                            </w:tcPr>
                            <w:p w14:paraId="4724B887" w14:textId="087BE444" w:rsidR="00C11B81" w:rsidRPr="00F348CD" w:rsidRDefault="00C11B81">
                              <w:pPr>
                                <w:spacing w:after="0" w:afterAutospacing="0"/>
                                <w:ind w:left="0" w:firstLine="0"/>
                                <w:rPr>
                                  <w:ins w:id="564" w:author="spencer.swartz@gmail.com" w:date="2017-02-19T21:27:00Z"/>
                                </w:rPr>
                                <w:pPrChange w:id="565" w:author="spencer.swartz@gmail.com" w:date="2017-02-19T21:28:00Z">
                                  <w:pPr>
                                    <w:ind w:left="0" w:firstLine="0"/>
                                  </w:pPr>
                                </w:pPrChange>
                              </w:pPr>
                              <w:ins w:id="566" w:author="spencer.swartz@gmail.com" w:date="2017-02-21T20:01:00Z">
                                <w:r>
                                  <w:t>Southern University College of Health Sciences, Awassa</w:t>
                                </w:r>
                              </w:ins>
                            </w:p>
                          </w:tc>
                        </w:tr>
                        <w:tr w:rsidR="00C11B81" w14:paraId="48553A98" w14:textId="77777777" w:rsidTr="00D3224F">
                          <w:trPr>
                            <w:ins w:id="567" w:author="spencer.swartz@gmail.com" w:date="2017-02-19T21:27:00Z"/>
                            <w:trPrChange w:id="568" w:author="spencer.swartz@gmail.com" w:date="2017-02-19T21:29:00Z">
                              <w:trPr>
                                <w:gridBefore w:val="1"/>
                                <w:gridAfter w:val="0"/>
                              </w:trPr>
                            </w:trPrChange>
                          </w:trPr>
                          <w:tc>
                            <w:tcPr>
                              <w:tcW w:w="3145" w:type="dxa"/>
                              <w:tcPrChange w:id="569" w:author="spencer.swartz@gmail.com" w:date="2017-02-19T21:29:00Z">
                                <w:tcPr>
                                  <w:tcW w:w="2399" w:type="dxa"/>
                                </w:tcPr>
                              </w:tcPrChange>
                            </w:tcPr>
                            <w:p w14:paraId="45617F16" w14:textId="248C2B5A" w:rsidR="00C11B81" w:rsidRDefault="00C11B81">
                              <w:pPr>
                                <w:spacing w:after="0" w:afterAutospacing="0"/>
                                <w:ind w:left="0" w:firstLine="0"/>
                                <w:rPr>
                                  <w:ins w:id="570" w:author="spencer.swartz@gmail.com" w:date="2017-02-19T21:27:00Z"/>
                                </w:rPr>
                                <w:pPrChange w:id="571" w:author="spencer.swartz@gmail.com" w:date="2017-02-19T21:28:00Z">
                                  <w:pPr>
                                    <w:ind w:left="0" w:firstLine="0"/>
                                  </w:pPr>
                                </w:pPrChange>
                              </w:pPr>
                              <w:ins w:id="572" w:author="spencer.swartz@gmail.com" w:date="2017-02-21T20:01:00Z">
                                <w:r>
                                  <w:t>Yirgalem Hospital (district level hospital)</w:t>
                                </w:r>
                              </w:ins>
                            </w:p>
                          </w:tc>
                        </w:tr>
                        <w:tr w:rsidR="00C11B81" w14:paraId="71A9893B" w14:textId="77777777" w:rsidTr="00D3224F">
                          <w:trPr>
                            <w:ins w:id="573" w:author="spencer.swartz@gmail.com" w:date="2017-02-19T21:27:00Z"/>
                            <w:trPrChange w:id="574" w:author="spencer.swartz@gmail.com" w:date="2017-02-19T21:29:00Z">
                              <w:trPr>
                                <w:gridBefore w:val="1"/>
                                <w:gridAfter w:val="0"/>
                              </w:trPr>
                            </w:trPrChange>
                          </w:trPr>
                          <w:tc>
                            <w:tcPr>
                              <w:tcW w:w="3145" w:type="dxa"/>
                              <w:tcPrChange w:id="575" w:author="spencer.swartz@gmail.com" w:date="2017-02-19T21:29:00Z">
                                <w:tcPr>
                                  <w:tcW w:w="2399" w:type="dxa"/>
                                </w:tcPr>
                              </w:tcPrChange>
                            </w:tcPr>
                            <w:p w14:paraId="3F3865E3" w14:textId="09D6D431" w:rsidR="00C11B81" w:rsidRPr="0090593C" w:rsidRDefault="00C11B81">
                              <w:pPr>
                                <w:spacing w:after="0" w:afterAutospacing="0"/>
                                <w:ind w:left="0" w:firstLine="0"/>
                                <w:rPr>
                                  <w:ins w:id="576" w:author="spencer.swartz@gmail.com" w:date="2017-02-19T21:27:00Z"/>
                                </w:rPr>
                                <w:pPrChange w:id="577" w:author="spencer.swartz@gmail.com" w:date="2017-02-19T21:29:00Z">
                                  <w:pPr>
                                    <w:ind w:left="0" w:firstLine="0"/>
                                  </w:pPr>
                                </w:pPrChange>
                              </w:pPr>
                              <w:ins w:id="578" w:author="spencer.swartz@gmail.com" w:date="2017-02-21T20:02:00Z">
                                <w:r>
                                  <w:t>Dilla Hospital</w:t>
                                </w:r>
                              </w:ins>
                            </w:p>
                          </w:tc>
                        </w:tr>
                        <w:tr w:rsidR="00C11B81" w14:paraId="40997792" w14:textId="77777777" w:rsidTr="00D3224F">
                          <w:trPr>
                            <w:ins w:id="579" w:author="spencer.swartz@gmail.com" w:date="2017-02-19T21:27:00Z"/>
                            <w:trPrChange w:id="580" w:author="spencer.swartz@gmail.com" w:date="2017-02-19T21:29:00Z">
                              <w:trPr>
                                <w:gridBefore w:val="1"/>
                                <w:gridAfter w:val="0"/>
                              </w:trPr>
                            </w:trPrChange>
                          </w:trPr>
                          <w:tc>
                            <w:tcPr>
                              <w:tcW w:w="3145" w:type="dxa"/>
                              <w:tcPrChange w:id="581" w:author="spencer.swartz@gmail.com" w:date="2017-02-19T21:29:00Z">
                                <w:tcPr>
                                  <w:tcW w:w="2399" w:type="dxa"/>
                                </w:tcPr>
                              </w:tcPrChange>
                            </w:tcPr>
                            <w:p w14:paraId="4FAD260C" w14:textId="6D9BC220" w:rsidR="00C11B81" w:rsidRPr="0090593C" w:rsidRDefault="00C11B81">
                              <w:pPr>
                                <w:spacing w:after="0" w:afterAutospacing="0"/>
                                <w:ind w:left="0" w:firstLine="0"/>
                                <w:rPr>
                                  <w:ins w:id="582" w:author="spencer.swartz@gmail.com" w:date="2017-02-19T21:27:00Z"/>
                                </w:rPr>
                                <w:pPrChange w:id="583" w:author="spencer.swartz@gmail.com" w:date="2017-02-19T21:28:00Z">
                                  <w:pPr>
                                    <w:ind w:left="0" w:firstLine="0"/>
                                  </w:pPr>
                                </w:pPrChange>
                              </w:pPr>
                              <w:ins w:id="584" w:author="spencer.swartz@gmail.com" w:date="2017-02-21T20:02:00Z">
                                <w:r>
                                  <w:t>Yirgachefe Health Center</w:t>
                                </w:r>
                              </w:ins>
                            </w:p>
                          </w:tc>
                        </w:tr>
                        <w:tr w:rsidR="00C11B81" w14:paraId="472EC821" w14:textId="77777777" w:rsidTr="00D3224F">
                          <w:trPr>
                            <w:ins w:id="585" w:author="spencer.swartz@gmail.com" w:date="2017-02-21T20:03:00Z"/>
                          </w:trPr>
                          <w:tc>
                            <w:tcPr>
                              <w:tcW w:w="3145" w:type="dxa"/>
                            </w:tcPr>
                            <w:p w14:paraId="18A68451" w14:textId="62B22CC7" w:rsidR="00C11B81" w:rsidRDefault="00C11B81">
                              <w:pPr>
                                <w:spacing w:after="0" w:afterAutospacing="0"/>
                                <w:ind w:left="0" w:firstLine="0"/>
                                <w:rPr>
                                  <w:ins w:id="586" w:author="spencer.swartz@gmail.com" w:date="2017-02-21T20:03:00Z"/>
                                </w:rPr>
                              </w:pPr>
                              <w:ins w:id="587" w:author="spencer.swartz@gmail.com" w:date="2017-02-21T20:03:00Z">
                                <w:r>
                                  <w:t>Altawondo Health Center</w:t>
                                </w:r>
                              </w:ins>
                            </w:p>
                          </w:tc>
                        </w:tr>
                        <w:tr w:rsidR="00C11B81" w14:paraId="07B64043" w14:textId="77777777" w:rsidTr="00D3224F">
                          <w:trPr>
                            <w:ins w:id="588" w:author="spencer.swartz@gmail.com" w:date="2017-02-21T20:03:00Z"/>
                          </w:trPr>
                          <w:tc>
                            <w:tcPr>
                              <w:tcW w:w="3145" w:type="dxa"/>
                            </w:tcPr>
                            <w:p w14:paraId="4A9D1833" w14:textId="3F3D2074" w:rsidR="00C11B81" w:rsidRDefault="00C11B81">
                              <w:pPr>
                                <w:spacing w:after="0" w:afterAutospacing="0"/>
                                <w:ind w:left="0" w:firstLine="0"/>
                                <w:rPr>
                                  <w:ins w:id="589" w:author="spencer.swartz@gmail.com" w:date="2017-02-21T20:03:00Z"/>
                                </w:rPr>
                              </w:pPr>
                              <w:ins w:id="590" w:author="spencer.swartz@gmail.com" w:date="2017-02-21T20:03:00Z">
                                <w:r>
                                  <w:t>Zewditu Memorial Hospital, Addis Ababa</w:t>
                                </w:r>
                              </w:ins>
                            </w:p>
                          </w:tc>
                        </w:tr>
                        <w:tr w:rsidR="00C11B81" w14:paraId="599C83F4" w14:textId="77777777" w:rsidTr="00D3224F">
                          <w:trPr>
                            <w:ins w:id="591" w:author="spencer.swartz@gmail.com" w:date="2017-02-21T20:03:00Z"/>
                          </w:trPr>
                          <w:tc>
                            <w:tcPr>
                              <w:tcW w:w="3145" w:type="dxa"/>
                            </w:tcPr>
                            <w:p w14:paraId="0227BBBA" w14:textId="77777777" w:rsidR="00C11B81" w:rsidRDefault="00C11B81">
                              <w:pPr>
                                <w:spacing w:after="0" w:afterAutospacing="0"/>
                                <w:ind w:left="0" w:firstLine="0"/>
                                <w:rPr>
                                  <w:ins w:id="592" w:author="spencer.swartz@gmail.com" w:date="2017-02-21T20:04:00Z"/>
                                </w:rPr>
                              </w:pPr>
                              <w:ins w:id="593" w:author="spencer.swartz@gmail.com" w:date="2017-02-21T20:03:00Z">
                                <w:r>
                                  <w:t>Tikur Anbassa Specialize Hospital (</w:t>
                                </w:r>
                              </w:ins>
                              <w:ins w:id="594" w:author="spencer.swartz@gmail.com" w:date="2017-02-21T20:04:00Z">
                                <w:r>
                                  <w:t>Univeristy Hospital</w:t>
                                </w:r>
                              </w:ins>
                              <w:ins w:id="595" w:author="spencer.swartz@gmail.com" w:date="2017-02-21T20:03:00Z">
                                <w:r>
                                  <w:t>)</w:t>
                                </w:r>
                              </w:ins>
                              <w:ins w:id="596" w:author="spencer.swartz@gmail.com" w:date="2017-02-21T20:04:00Z">
                                <w:r>
                                  <w:t>,</w:t>
                                </w:r>
                              </w:ins>
                            </w:p>
                            <w:p w14:paraId="649F9824" w14:textId="5BAF3770" w:rsidR="00C11B81" w:rsidRDefault="00C11B81">
                              <w:pPr>
                                <w:spacing w:after="0" w:afterAutospacing="0"/>
                                <w:ind w:left="0" w:firstLine="0"/>
                                <w:rPr>
                                  <w:ins w:id="597" w:author="spencer.swartz@gmail.com" w:date="2017-02-21T20:03:00Z"/>
                                </w:rPr>
                              </w:pPr>
                              <w:ins w:id="598" w:author="spencer.swartz@gmail.com" w:date="2017-02-21T20:04:00Z">
                                <w:r>
                                  <w:t>Addis Ababa</w:t>
                                </w:r>
                              </w:ins>
                            </w:p>
                          </w:tc>
                        </w:tr>
                      </w:tbl>
                      <w:p w14:paraId="5A8CF461" w14:textId="77777777" w:rsidR="00C11B81" w:rsidRDefault="00C11B81" w:rsidP="00F348CD">
                        <w:pPr>
                          <w:ind w:left="0"/>
                        </w:pPr>
                      </w:p>
                    </w:txbxContent>
                  </v:textbox>
                  <w10:wrap type="square"/>
                </v:shape>
              </w:pict>
            </mc:Fallback>
          </mc:AlternateContent>
        </w:r>
      </w:ins>
      <w:ins w:id="599" w:author="spencer.swartz@gmail.com" w:date="2017-02-21T19:55:00Z">
        <w:r>
          <w:t>To identify specifics to why the maternal</w:t>
        </w:r>
      </w:ins>
      <w:ins w:id="600" w:author="spencer.swartz@gmail.com" w:date="2017-02-21T19:56:00Z">
        <w:r>
          <w:t xml:space="preserve"> and infant mortality rate is high,</w:t>
        </w:r>
      </w:ins>
      <w:ins w:id="601" w:author="spencer.swartz@gmail.com" w:date="2017-02-21T19:55:00Z">
        <w:r>
          <w:t xml:space="preserve"> </w:t>
        </w:r>
      </w:ins>
      <w:del w:id="602" w:author="spencer.swartz@gmail.com" w:date="2017-02-19T19:26:00Z">
        <w:r w:rsidR="00EF104A" w:rsidDel="003A4413">
          <w:delText xml:space="preserve"> </w:delText>
        </w:r>
      </w:del>
    </w:p>
    <w:p w14:paraId="1AFA726A" w14:textId="2D42F081" w:rsidR="007A00CE" w:rsidDel="006B49A6" w:rsidRDefault="00EF104A">
      <w:pPr>
        <w:spacing w:after="0" w:line="259" w:lineRule="auto"/>
        <w:ind w:left="0" w:firstLine="0"/>
        <w:rPr>
          <w:del w:id="603" w:author="spencer.swartz@gmail.com" w:date="2017-02-21T20:04:00Z"/>
        </w:rPr>
        <w:pPrChange w:id="604" w:author="spencer.swartz@gmail.com" w:date="2017-02-21T20:04:00Z">
          <w:pPr>
            <w:numPr>
              <w:numId w:val="2"/>
            </w:numPr>
            <w:ind w:left="478" w:right="918" w:hanging="287"/>
          </w:pPr>
        </w:pPrChange>
      </w:pPr>
      <w:del w:id="605" w:author="spencer.swartz@gmail.com" w:date="2017-02-19T18:55:00Z">
        <w:r w:rsidDel="00237251">
          <w:rPr>
            <w:noProof/>
          </w:rPr>
          <w:drawing>
            <wp:anchor distT="0" distB="0" distL="114300" distR="114300" simplePos="0" relativeHeight="251660288" behindDoc="0" locked="0" layoutInCell="1" allowOverlap="0" wp14:anchorId="2ADA3426" wp14:editId="100F62AF">
              <wp:simplePos x="0" y="0"/>
              <wp:positionH relativeFrom="column">
                <wp:posOffset>3131058</wp:posOffset>
              </wp:positionH>
              <wp:positionV relativeFrom="paragraph">
                <wp:posOffset>517551</wp:posOffset>
              </wp:positionV>
              <wp:extent cx="2561082" cy="1910334"/>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6"/>
                      <a:stretch>
                        <a:fillRect/>
                      </a:stretch>
                    </pic:blipFill>
                    <pic:spPr>
                      <a:xfrm>
                        <a:off x="0" y="0"/>
                        <a:ext cx="2561082" cy="1910334"/>
                      </a:xfrm>
                      <a:prstGeom prst="rect">
                        <a:avLst/>
                      </a:prstGeom>
                    </pic:spPr>
                  </pic:pic>
                </a:graphicData>
              </a:graphic>
            </wp:anchor>
          </w:drawing>
        </w:r>
      </w:del>
      <w:ins w:id="606" w:author="spencer.swartz@gmail.com" w:date="2017-02-21T19:57:00Z">
        <w:r w:rsidR="00F348CD" w:rsidRPr="00F348CD">
          <w:rPr>
            <w:rFonts w:cstheme="minorHAnsi"/>
          </w:rPr>
          <w:t xml:space="preserve"> </w:t>
        </w:r>
        <w:r w:rsidR="00F348CD" w:rsidRPr="00763597">
          <w:rPr>
            <w:rFonts w:cstheme="minorHAnsi"/>
          </w:rPr>
          <w:t xml:space="preserve">a team </w:t>
        </w:r>
        <w:r w:rsidR="00F348CD">
          <w:rPr>
            <w:rFonts w:cstheme="minorHAnsi"/>
          </w:rPr>
          <w:t xml:space="preserve">including </w:t>
        </w:r>
        <w:r w:rsidR="00F348CD" w:rsidRPr="00763597">
          <w:rPr>
            <w:rFonts w:cstheme="minorHAnsi"/>
          </w:rPr>
          <w:t xml:space="preserve">WHO staff, </w:t>
        </w:r>
        <w:r w:rsidR="00F348CD">
          <w:rPr>
            <w:rFonts w:cstheme="minorHAnsi"/>
          </w:rPr>
          <w:t>Ethiopian</w:t>
        </w:r>
        <w:r w:rsidR="00F348CD" w:rsidRPr="00763597">
          <w:rPr>
            <w:rFonts w:cstheme="minorHAnsi"/>
          </w:rPr>
          <w:t xml:space="preserve"> </w:t>
        </w:r>
        <w:r w:rsidR="00F348CD">
          <w:rPr>
            <w:rFonts w:cstheme="minorHAnsi"/>
          </w:rPr>
          <w:t>government officials</w:t>
        </w:r>
        <w:r w:rsidR="00F348CD" w:rsidRPr="00763597">
          <w:rPr>
            <w:rFonts w:cstheme="minorHAnsi"/>
          </w:rPr>
          <w:t xml:space="preserve"> and key health providers</w:t>
        </w:r>
        <w:r w:rsidR="00F348CD" w:rsidDel="00F348CD">
          <w:t xml:space="preserve"> </w:t>
        </w:r>
      </w:ins>
      <w:del w:id="607" w:author="spencer.swartz@gmail.com" w:date="2017-02-21T19:57:00Z">
        <w:r w:rsidDel="00F348CD">
          <w:delText xml:space="preserve">A team comprising of WHO staff, country office and HQ with key health providers </w:delText>
        </w:r>
      </w:del>
      <w:r>
        <w:t xml:space="preserve">visited the health facilities (regional, district hospitals and health </w:t>
      </w:r>
      <w:del w:id="608" w:author="spencer.swartz@gmail.com" w:date="2017-02-21T18:30:00Z">
        <w:r w:rsidDel="00A5691D">
          <w:delText>centres</w:delText>
        </w:r>
      </w:del>
      <w:ins w:id="609" w:author="spencer.swartz@gmail.com" w:date="2017-02-21T18:30:00Z">
        <w:r w:rsidR="00A5691D">
          <w:t>centers</w:t>
        </w:r>
      </w:ins>
      <w:r>
        <w:t>) in Addis Ababa, Awassa, Yirgalem, and Dilla in</w:t>
      </w:r>
      <w:ins w:id="610" w:author="spencer.swartz@gmail.com" w:date="2017-02-21T19:58:00Z">
        <w:r w:rsidR="00F348CD">
          <w:t xml:space="preserve"> the</w:t>
        </w:r>
      </w:ins>
      <w:r>
        <w:t xml:space="preserve"> South Nation Nationalities &amp; Peoples Region (SNNPR). Visits were made in particular to the emergency/admissions rooms, operating rooms, postoperative wards</w:t>
      </w:r>
      <w:ins w:id="611" w:author="spencer.swartz@gmail.com" w:date="2017-02-21T19:59:00Z">
        <w:r w:rsidR="00F348CD">
          <w:t>.</w:t>
        </w:r>
      </w:ins>
      <w:del w:id="612" w:author="spencer.swartz@gmail.com" w:date="2017-02-21T19:59:00Z">
        <w:r w:rsidDel="00F348CD">
          <w:delText xml:space="preserve"> and </w:delText>
        </w:r>
      </w:del>
      <w:ins w:id="613" w:author="spencer.swartz@gmail.com" w:date="2017-02-21T19:59:00Z">
        <w:r w:rsidR="00F348CD">
          <w:t xml:space="preserve"> D</w:t>
        </w:r>
      </w:ins>
      <w:del w:id="614" w:author="spencer.swartz@gmail.com" w:date="2017-02-21T19:59:00Z">
        <w:r w:rsidDel="00F348CD">
          <w:delText>d</w:delText>
        </w:r>
      </w:del>
      <w:r>
        <w:t>iscussions</w:t>
      </w:r>
      <w:ins w:id="615" w:author="spencer.swartz@gmail.com" w:date="2017-02-21T19:59:00Z">
        <w:r w:rsidR="00F348CD">
          <w:t xml:space="preserve"> </w:t>
        </w:r>
      </w:ins>
      <w:ins w:id="616" w:author="spencer.swartz@gmail.com" w:date="2017-02-21T20:05:00Z">
        <w:r w:rsidR="006B49A6">
          <w:t>were</w:t>
        </w:r>
      </w:ins>
      <w:ins w:id="617" w:author="spencer.swartz@gmail.com" w:date="2017-02-21T19:59:00Z">
        <w:r w:rsidR="00F348CD">
          <w:t xml:space="preserve"> also</w:t>
        </w:r>
      </w:ins>
      <w:r>
        <w:t xml:space="preserve"> held with the hospital</w:t>
      </w:r>
      <w:ins w:id="618" w:author="spencer.swartz@gmail.com" w:date="2017-02-21T19:59:00Z">
        <w:r w:rsidR="00F348CD">
          <w:t>s’</w:t>
        </w:r>
      </w:ins>
      <w:r>
        <w:t xml:space="preserve"> director, doctors, nurses, and health officers. </w:t>
      </w:r>
    </w:p>
    <w:p w14:paraId="483B3A90" w14:textId="6A5FD08F" w:rsidR="006B49A6" w:rsidRDefault="006B49A6">
      <w:pPr>
        <w:spacing w:after="0" w:line="259" w:lineRule="auto"/>
        <w:ind w:left="0" w:firstLine="0"/>
        <w:rPr>
          <w:ins w:id="619" w:author="spencer.swartz@gmail.com" w:date="2017-02-21T20:05:00Z"/>
        </w:rPr>
        <w:pPrChange w:id="620" w:author="spencer.swartz@gmail.com" w:date="2017-02-19T19:26:00Z">
          <w:pPr>
            <w:ind w:left="191" w:right="918" w:firstLine="280"/>
          </w:pPr>
        </w:pPrChange>
      </w:pPr>
    </w:p>
    <w:p w14:paraId="0E17EB6E" w14:textId="77777777" w:rsidR="006B49A6" w:rsidRDefault="006B49A6" w:rsidP="006B49A6">
      <w:pPr>
        <w:rPr>
          <w:ins w:id="621" w:author="spencer.swartz@gmail.com" w:date="2017-02-21T20:05:00Z"/>
          <w:rFonts w:cstheme="minorHAnsi"/>
        </w:rPr>
      </w:pPr>
      <w:ins w:id="622" w:author="spencer.swartz@gmail.com" w:date="2017-02-21T20:05:00Z">
        <w:r w:rsidRPr="00763597">
          <w:rPr>
            <w:rFonts w:cstheme="minorHAnsi"/>
          </w:rPr>
          <w:t xml:space="preserve">The problems identified </w:t>
        </w:r>
        <w:r>
          <w:rPr>
            <w:rFonts w:cstheme="minorHAnsi"/>
          </w:rPr>
          <w:t xml:space="preserve">from the visits </w:t>
        </w:r>
        <w:r w:rsidRPr="00763597">
          <w:rPr>
            <w:rFonts w:cstheme="minorHAnsi"/>
          </w:rPr>
          <w:t>were</w:t>
        </w:r>
        <w:r>
          <w:rPr>
            <w:rFonts w:cstheme="minorHAnsi"/>
          </w:rPr>
          <w:t>:</w:t>
        </w:r>
      </w:ins>
    </w:p>
    <w:p w14:paraId="46AF8FEF" w14:textId="77777777" w:rsidR="006B49A6" w:rsidRPr="00CE2AA3" w:rsidRDefault="006B49A6" w:rsidP="006B49A6">
      <w:pPr>
        <w:pStyle w:val="ListParagraph"/>
        <w:numPr>
          <w:ilvl w:val="0"/>
          <w:numId w:val="46"/>
        </w:numPr>
        <w:rPr>
          <w:ins w:id="623" w:author="spencer.swartz@gmail.com" w:date="2017-02-21T20:05:00Z"/>
        </w:rPr>
      </w:pPr>
      <w:ins w:id="624" w:author="spencer.swartz@gmail.com" w:date="2017-02-21T20:05:00Z">
        <w:r w:rsidRPr="00CE2AA3">
          <w:rPr>
            <w:rFonts w:cstheme="minorHAnsi"/>
          </w:rPr>
          <w:t>lack of specialists (surgeons, obstetrics, anesthetists)</w:t>
        </w:r>
        <w:r>
          <w:rPr>
            <w:rFonts w:cstheme="minorHAnsi"/>
          </w:rPr>
          <w:t>,</w:t>
        </w:r>
      </w:ins>
    </w:p>
    <w:p w14:paraId="5831ADC6" w14:textId="77777777" w:rsidR="006B49A6" w:rsidRPr="00CE2AA3" w:rsidRDefault="006B49A6" w:rsidP="006B49A6">
      <w:pPr>
        <w:pStyle w:val="ListParagraph"/>
        <w:numPr>
          <w:ilvl w:val="0"/>
          <w:numId w:val="46"/>
        </w:numPr>
        <w:rPr>
          <w:ins w:id="625" w:author="spencer.swartz@gmail.com" w:date="2017-02-21T20:05:00Z"/>
        </w:rPr>
      </w:pPr>
      <w:ins w:id="626" w:author="spencer.swartz@gmail.com" w:date="2017-02-21T20:05:00Z">
        <w:r w:rsidRPr="00CE2AA3">
          <w:rPr>
            <w:rFonts w:cstheme="minorHAnsi"/>
          </w:rPr>
          <w:t>inadequate training to perform emergency surgical procedures safely for trauma</w:t>
        </w:r>
        <w:r>
          <w:rPr>
            <w:rFonts w:cstheme="minorHAnsi"/>
          </w:rPr>
          <w:t>,</w:t>
        </w:r>
      </w:ins>
    </w:p>
    <w:p w14:paraId="04E458A1" w14:textId="5586D180" w:rsidR="006B49A6" w:rsidRPr="00CE2AA3" w:rsidRDefault="006B49A6" w:rsidP="006B49A6">
      <w:pPr>
        <w:pStyle w:val="ListParagraph"/>
        <w:numPr>
          <w:ilvl w:val="0"/>
          <w:numId w:val="46"/>
        </w:numPr>
        <w:rPr>
          <w:ins w:id="627" w:author="spencer.swartz@gmail.com" w:date="2017-02-21T20:05:00Z"/>
        </w:rPr>
      </w:pPr>
      <w:ins w:id="628" w:author="spencer.swartz@gmail.com" w:date="2017-02-21T20:05:00Z">
        <w:r w:rsidRPr="00CE2AA3">
          <w:rPr>
            <w:rFonts w:cstheme="minorHAnsi"/>
          </w:rPr>
          <w:t>pregnancy related complications and anesthesia</w:t>
        </w:r>
        <w:r>
          <w:rPr>
            <w:rFonts w:cstheme="minorHAnsi"/>
          </w:rPr>
          <w:t>,</w:t>
        </w:r>
      </w:ins>
    </w:p>
    <w:p w14:paraId="4728C7D8" w14:textId="473558C3" w:rsidR="006B49A6" w:rsidRPr="00CE2AA3" w:rsidRDefault="006B49A6" w:rsidP="006B49A6">
      <w:pPr>
        <w:pStyle w:val="ListParagraph"/>
        <w:numPr>
          <w:ilvl w:val="0"/>
          <w:numId w:val="46"/>
        </w:numPr>
        <w:rPr>
          <w:ins w:id="629" w:author="spencer.swartz@gmail.com" w:date="2017-02-21T20:05:00Z"/>
        </w:rPr>
      </w:pPr>
      <w:ins w:id="630" w:author="spencer.swartz@gmail.com" w:date="2017-02-21T20:05:00Z">
        <w:r w:rsidRPr="00CE2AA3">
          <w:rPr>
            <w:rFonts w:cstheme="minorHAnsi"/>
          </w:rPr>
          <w:lastRenderedPageBreak/>
          <w:t>lack of basic emergency equipment linked to the emergency surgical procedures</w:t>
        </w:r>
        <w:r>
          <w:rPr>
            <w:rFonts w:cstheme="minorHAnsi"/>
          </w:rPr>
          <w:t>,</w:t>
        </w:r>
      </w:ins>
    </w:p>
    <w:p w14:paraId="02877B85" w14:textId="49440C03" w:rsidR="006B49A6" w:rsidRPr="00CE2AA3" w:rsidRDefault="006B49A6" w:rsidP="006B49A6">
      <w:pPr>
        <w:pStyle w:val="ListParagraph"/>
        <w:numPr>
          <w:ilvl w:val="0"/>
          <w:numId w:val="46"/>
        </w:numPr>
        <w:rPr>
          <w:ins w:id="631" w:author="spencer.swartz@gmail.com" w:date="2017-02-21T20:05:00Z"/>
        </w:rPr>
      </w:pPr>
      <w:ins w:id="632" w:author="spencer.swartz@gmail.com" w:date="2017-02-21T20:05:00Z">
        <w:r w:rsidRPr="00CE2AA3">
          <w:rPr>
            <w:rFonts w:cstheme="minorHAnsi"/>
          </w:rPr>
          <w:t>inadequate training in use</w:t>
        </w:r>
        <w:r>
          <w:rPr>
            <w:rFonts w:cstheme="minorHAnsi"/>
          </w:rPr>
          <w:t>,</w:t>
        </w:r>
      </w:ins>
    </w:p>
    <w:p w14:paraId="229A4CD3" w14:textId="318B6D74" w:rsidR="006B49A6" w:rsidRPr="00CE2AA3" w:rsidRDefault="006B49A6" w:rsidP="006B49A6">
      <w:pPr>
        <w:pStyle w:val="ListParagraph"/>
        <w:numPr>
          <w:ilvl w:val="0"/>
          <w:numId w:val="46"/>
        </w:numPr>
        <w:rPr>
          <w:ins w:id="633" w:author="spencer.swartz@gmail.com" w:date="2017-02-21T20:05:00Z"/>
        </w:rPr>
      </w:pPr>
      <w:ins w:id="634" w:author="spencer.swartz@gmail.com" w:date="2017-02-21T20:05:00Z">
        <w:r>
          <w:rPr>
            <w:rFonts w:cstheme="minorHAnsi"/>
          </w:rPr>
          <w:t xml:space="preserve">poor </w:t>
        </w:r>
        <w:r w:rsidRPr="00CE2AA3">
          <w:rPr>
            <w:rFonts w:cstheme="minorHAnsi"/>
          </w:rPr>
          <w:t>maintenance and procurement of basic emergency equipment</w:t>
        </w:r>
        <w:r>
          <w:rPr>
            <w:rFonts w:cstheme="minorHAnsi"/>
          </w:rPr>
          <w:t>, and</w:t>
        </w:r>
      </w:ins>
    </w:p>
    <w:p w14:paraId="1481F447" w14:textId="51778AE8" w:rsidR="006B49A6" w:rsidRPr="00CE2AA3" w:rsidRDefault="006B49A6" w:rsidP="006B49A6">
      <w:pPr>
        <w:pStyle w:val="ListParagraph"/>
        <w:numPr>
          <w:ilvl w:val="0"/>
          <w:numId w:val="46"/>
        </w:numPr>
        <w:rPr>
          <w:ins w:id="635" w:author="spencer.swartz@gmail.com" w:date="2017-02-21T20:05:00Z"/>
        </w:rPr>
      </w:pPr>
      <w:ins w:id="636" w:author="spencer.swartz@gmail.com" w:date="2017-02-21T20:05:00Z">
        <w:r w:rsidRPr="00CE2AA3">
          <w:rPr>
            <w:rFonts w:cstheme="minorHAnsi"/>
          </w:rPr>
          <w:t>lack of standard protocols.</w:t>
        </w:r>
      </w:ins>
    </w:p>
    <w:p w14:paraId="150417F7" w14:textId="6C2AA877" w:rsidR="007A00CE" w:rsidDel="0090593C" w:rsidRDefault="00EF104A">
      <w:pPr>
        <w:ind w:left="0" w:right="918" w:firstLine="0"/>
        <w:rPr>
          <w:del w:id="637" w:author="spencer.swartz@gmail.com" w:date="2017-02-21T20:04:00Z"/>
        </w:rPr>
        <w:pPrChange w:id="638" w:author="spencer.swartz@gmail.com" w:date="2017-02-21T20:04:00Z">
          <w:pPr>
            <w:ind w:left="0" w:right="918"/>
          </w:pPr>
        </w:pPrChange>
      </w:pPr>
      <w:bookmarkStart w:id="639" w:name="_GoBack"/>
      <w:bookmarkEnd w:id="639"/>
      <w:del w:id="640" w:author="spencer.swartz@gmail.com" w:date="2017-02-21T20:04:00Z">
        <w:r w:rsidDel="0090593C">
          <w:delText xml:space="preserve">Following health facilities were visited: </w:delText>
        </w:r>
      </w:del>
    </w:p>
    <w:p w14:paraId="59180ED5" w14:textId="79A3FB0F" w:rsidR="007A00CE" w:rsidDel="0090593C" w:rsidRDefault="00EF104A">
      <w:pPr>
        <w:numPr>
          <w:ilvl w:val="0"/>
          <w:numId w:val="29"/>
        </w:numPr>
        <w:ind w:left="0" w:right="918" w:firstLine="0"/>
        <w:rPr>
          <w:del w:id="641" w:author="spencer.swartz@gmail.com" w:date="2017-02-21T20:04:00Z"/>
        </w:rPr>
        <w:pPrChange w:id="642" w:author="spencer.swartz@gmail.com" w:date="2017-02-21T20:04:00Z">
          <w:pPr>
            <w:numPr>
              <w:numId w:val="2"/>
            </w:numPr>
            <w:ind w:left="478" w:right="918" w:hanging="287"/>
          </w:pPr>
        </w:pPrChange>
      </w:pPr>
      <w:del w:id="643" w:author="spencer.swartz@gmail.com" w:date="2017-02-21T20:04:00Z">
        <w:r w:rsidDel="0090593C">
          <w:delText xml:space="preserve">Awassa Referral hospital  </w:delText>
        </w:r>
      </w:del>
    </w:p>
    <w:p w14:paraId="0AFDF2C0" w14:textId="0BB3DC00" w:rsidR="007A00CE" w:rsidDel="0090593C" w:rsidRDefault="00EF104A">
      <w:pPr>
        <w:numPr>
          <w:ilvl w:val="0"/>
          <w:numId w:val="29"/>
        </w:numPr>
        <w:ind w:left="0" w:right="918" w:firstLine="0"/>
        <w:rPr>
          <w:del w:id="644" w:author="spencer.swartz@gmail.com" w:date="2017-02-21T20:04:00Z"/>
        </w:rPr>
        <w:pPrChange w:id="645" w:author="spencer.swartz@gmail.com" w:date="2017-02-21T20:04:00Z">
          <w:pPr>
            <w:numPr>
              <w:numId w:val="2"/>
            </w:numPr>
            <w:ind w:left="478" w:right="918" w:hanging="287"/>
          </w:pPr>
        </w:pPrChange>
      </w:pPr>
      <w:del w:id="646" w:author="spencer.swartz@gmail.com" w:date="2017-02-21T20:04:00Z">
        <w:r w:rsidDel="0090593C">
          <w:delText xml:space="preserve">Southern University College of Health Sciences, Awassa </w:delText>
        </w:r>
      </w:del>
    </w:p>
    <w:p w14:paraId="4B565C68" w14:textId="6EE37DA3" w:rsidR="007A00CE" w:rsidDel="0090593C" w:rsidRDefault="00EF104A">
      <w:pPr>
        <w:numPr>
          <w:ilvl w:val="0"/>
          <w:numId w:val="29"/>
        </w:numPr>
        <w:ind w:left="0" w:right="918" w:firstLine="0"/>
        <w:rPr>
          <w:del w:id="647" w:author="spencer.swartz@gmail.com" w:date="2017-02-21T20:04:00Z"/>
        </w:rPr>
        <w:pPrChange w:id="648" w:author="spencer.swartz@gmail.com" w:date="2017-02-21T20:04:00Z">
          <w:pPr>
            <w:numPr>
              <w:numId w:val="2"/>
            </w:numPr>
            <w:ind w:left="478" w:right="918" w:hanging="287"/>
          </w:pPr>
        </w:pPrChange>
      </w:pPr>
      <w:del w:id="649" w:author="spencer.swartz@gmail.com" w:date="2017-02-21T20:04:00Z">
        <w:r w:rsidDel="0090593C">
          <w:delText xml:space="preserve">Yirgalem hospital (district level hospital),  </w:delText>
        </w:r>
      </w:del>
    </w:p>
    <w:p w14:paraId="4B23E583" w14:textId="4A0F17F8" w:rsidR="007A00CE" w:rsidDel="0090593C" w:rsidRDefault="00EF104A">
      <w:pPr>
        <w:numPr>
          <w:ilvl w:val="0"/>
          <w:numId w:val="29"/>
        </w:numPr>
        <w:ind w:left="0" w:right="918" w:firstLine="0"/>
        <w:rPr>
          <w:del w:id="650" w:author="spencer.swartz@gmail.com" w:date="2017-02-21T20:04:00Z"/>
        </w:rPr>
        <w:pPrChange w:id="651" w:author="spencer.swartz@gmail.com" w:date="2017-02-21T20:04:00Z">
          <w:pPr>
            <w:numPr>
              <w:numId w:val="2"/>
            </w:numPr>
            <w:ind w:left="478" w:right="918" w:hanging="287"/>
          </w:pPr>
        </w:pPrChange>
      </w:pPr>
      <w:del w:id="652" w:author="spencer.swartz@gmail.com" w:date="2017-02-21T20:04:00Z">
        <w:r w:rsidDel="0090593C">
          <w:delText xml:space="preserve">Dilla hospital  </w:delText>
        </w:r>
      </w:del>
    </w:p>
    <w:p w14:paraId="3B28A35D" w14:textId="66CC87CC" w:rsidR="007A00CE" w:rsidDel="0090593C" w:rsidRDefault="00EF104A">
      <w:pPr>
        <w:numPr>
          <w:ilvl w:val="0"/>
          <w:numId w:val="29"/>
        </w:numPr>
        <w:ind w:left="0" w:right="918" w:firstLine="0"/>
        <w:rPr>
          <w:del w:id="653" w:author="spencer.swartz@gmail.com" w:date="2017-02-21T20:04:00Z"/>
        </w:rPr>
        <w:pPrChange w:id="654" w:author="spencer.swartz@gmail.com" w:date="2017-02-21T20:04:00Z">
          <w:pPr>
            <w:numPr>
              <w:numId w:val="2"/>
            </w:numPr>
            <w:ind w:left="478" w:right="918" w:hanging="287"/>
          </w:pPr>
        </w:pPrChange>
      </w:pPr>
      <w:del w:id="655" w:author="spencer.swartz@gmail.com" w:date="2017-02-21T20:04:00Z">
        <w:r w:rsidDel="0090593C">
          <w:delText xml:space="preserve">Yirgachefe health </w:delText>
        </w:r>
      </w:del>
      <w:del w:id="656" w:author="spencer.swartz@gmail.com" w:date="2017-02-21T18:30:00Z">
        <w:r w:rsidDel="00A5691D">
          <w:delText>centre</w:delText>
        </w:r>
      </w:del>
      <w:del w:id="657" w:author="spencer.swartz@gmail.com" w:date="2017-02-21T20:04:00Z">
        <w:r w:rsidDel="0090593C">
          <w:delText xml:space="preserve">  </w:delText>
        </w:r>
      </w:del>
    </w:p>
    <w:p w14:paraId="210FF949" w14:textId="58877765" w:rsidR="007A00CE" w:rsidDel="0090593C" w:rsidRDefault="00EF104A">
      <w:pPr>
        <w:numPr>
          <w:ilvl w:val="0"/>
          <w:numId w:val="29"/>
        </w:numPr>
        <w:ind w:left="0" w:right="918" w:firstLine="0"/>
        <w:rPr>
          <w:del w:id="658" w:author="spencer.swartz@gmail.com" w:date="2017-02-21T20:04:00Z"/>
        </w:rPr>
        <w:pPrChange w:id="659" w:author="spencer.swartz@gmail.com" w:date="2017-02-21T20:04:00Z">
          <w:pPr>
            <w:numPr>
              <w:numId w:val="2"/>
            </w:numPr>
            <w:ind w:left="478" w:right="918" w:hanging="287"/>
          </w:pPr>
        </w:pPrChange>
      </w:pPr>
      <w:del w:id="660" w:author="spencer.swartz@gmail.com" w:date="2017-02-21T20:04:00Z">
        <w:r w:rsidDel="0090593C">
          <w:delText xml:space="preserve">Altawondo Health </w:delText>
        </w:r>
      </w:del>
      <w:del w:id="661" w:author="spencer.swartz@gmail.com" w:date="2017-02-21T18:30:00Z">
        <w:r w:rsidDel="00A5691D">
          <w:delText>centre</w:delText>
        </w:r>
      </w:del>
      <w:del w:id="662" w:author="spencer.swartz@gmail.com" w:date="2017-02-21T20:04:00Z">
        <w:r w:rsidDel="0090593C">
          <w:delText xml:space="preserve"> </w:delText>
        </w:r>
      </w:del>
    </w:p>
    <w:p w14:paraId="7CDB1878" w14:textId="6DC521B8" w:rsidR="007A00CE" w:rsidDel="0090593C" w:rsidRDefault="00EF104A">
      <w:pPr>
        <w:numPr>
          <w:ilvl w:val="0"/>
          <w:numId w:val="29"/>
        </w:numPr>
        <w:ind w:left="0" w:right="918" w:firstLine="0"/>
        <w:rPr>
          <w:del w:id="663" w:author="spencer.swartz@gmail.com" w:date="2017-02-21T20:04:00Z"/>
        </w:rPr>
        <w:pPrChange w:id="664" w:author="spencer.swartz@gmail.com" w:date="2017-02-21T20:04:00Z">
          <w:pPr>
            <w:numPr>
              <w:numId w:val="2"/>
            </w:numPr>
            <w:ind w:left="478" w:right="918" w:hanging="287"/>
          </w:pPr>
        </w:pPrChange>
      </w:pPr>
      <w:del w:id="665" w:author="spencer.swartz@gmail.com" w:date="2017-02-21T20:04:00Z">
        <w:r w:rsidDel="0090593C">
          <w:delText xml:space="preserve">Zewditu Memorial Hospital, Addis Ababa  </w:delText>
        </w:r>
      </w:del>
    </w:p>
    <w:p w14:paraId="7707B3A0" w14:textId="51D406CE" w:rsidR="003A4413" w:rsidDel="006B49A6" w:rsidRDefault="00EF104A">
      <w:pPr>
        <w:pStyle w:val="Heading1"/>
        <w:rPr>
          <w:del w:id="666" w:author="spencer.swartz@gmail.com" w:date="2017-02-21T20:06:00Z"/>
        </w:rPr>
        <w:pPrChange w:id="667" w:author="spencer.swartz@gmail.com" w:date="2017-02-21T20:06:00Z">
          <w:pPr>
            <w:numPr>
              <w:numId w:val="2"/>
            </w:numPr>
            <w:ind w:left="478" w:right="918" w:hanging="287"/>
          </w:pPr>
        </w:pPrChange>
      </w:pPr>
      <w:del w:id="668" w:author="spencer.swartz@gmail.com" w:date="2017-02-21T20:04:00Z">
        <w:r w:rsidDel="0090593C">
          <w:delText xml:space="preserve">Tikur Anbassa Specialized Hospital (University Hospital), in Addis Ababa  </w:delText>
        </w:r>
      </w:del>
    </w:p>
    <w:p w14:paraId="3CA38AEE" w14:textId="11A37315" w:rsidR="007A00CE" w:rsidDel="003A4413" w:rsidRDefault="00EF104A">
      <w:pPr>
        <w:pStyle w:val="Heading1"/>
        <w:rPr>
          <w:del w:id="669" w:author="spencer.swartz@gmail.com" w:date="2017-02-19T19:27:00Z"/>
        </w:rPr>
        <w:pPrChange w:id="670" w:author="spencer.swartz@gmail.com" w:date="2017-02-21T20:06:00Z">
          <w:pPr>
            <w:spacing w:after="0" w:line="259" w:lineRule="auto"/>
            <w:ind w:left="131" w:firstLine="0"/>
          </w:pPr>
        </w:pPrChange>
      </w:pPr>
      <w:del w:id="671" w:author="spencer.swartz@gmail.com" w:date="2017-02-19T19:27:00Z">
        <w:r w:rsidDel="003A4413">
          <w:delText xml:space="preserve"> </w:delText>
        </w:r>
      </w:del>
    </w:p>
    <w:p w14:paraId="69159F1B" w14:textId="5670E079" w:rsidR="007A00CE" w:rsidDel="003A4413" w:rsidRDefault="00EF104A">
      <w:pPr>
        <w:pStyle w:val="Heading1"/>
        <w:rPr>
          <w:del w:id="672" w:author="spencer.swartz@gmail.com" w:date="2017-02-19T19:27:00Z"/>
        </w:rPr>
        <w:pPrChange w:id="673" w:author="spencer.swartz@gmail.com" w:date="2017-02-21T20:06:00Z">
          <w:pPr>
            <w:spacing w:after="0" w:line="259" w:lineRule="auto"/>
            <w:ind w:left="191" w:firstLine="0"/>
          </w:pPr>
        </w:pPrChange>
      </w:pPr>
      <w:del w:id="674" w:author="spencer.swartz@gmail.com" w:date="2017-02-19T19:27:00Z">
        <w:r w:rsidDel="003A4413">
          <w:delText xml:space="preserve"> </w:delText>
        </w:r>
      </w:del>
    </w:p>
    <w:p w14:paraId="7D85B60E" w14:textId="009DB18E" w:rsidR="007A00CE" w:rsidDel="003A4413" w:rsidRDefault="00EF104A">
      <w:pPr>
        <w:pStyle w:val="Heading1"/>
        <w:rPr>
          <w:del w:id="675" w:author="spencer.swartz@gmail.com" w:date="2017-02-19T19:27:00Z"/>
        </w:rPr>
        <w:pPrChange w:id="676" w:author="spencer.swartz@gmail.com" w:date="2017-02-21T20:06:00Z">
          <w:pPr>
            <w:tabs>
              <w:tab w:val="center" w:pos="7091"/>
            </w:tabs>
            <w:spacing w:after="0" w:line="259" w:lineRule="auto"/>
            <w:ind w:left="0" w:firstLine="0"/>
          </w:pPr>
        </w:pPrChange>
      </w:pPr>
      <w:del w:id="677" w:author="spencer.swartz@gmail.com" w:date="2017-02-19T18:55:00Z">
        <w:r w:rsidDel="00237251">
          <w:rPr>
            <w:b w:val="0"/>
            <w:noProof/>
          </w:rPr>
          <w:drawing>
            <wp:inline distT="0" distB="0" distL="0" distR="0" wp14:anchorId="394994FD" wp14:editId="56E57757">
              <wp:extent cx="2475738" cy="1856232"/>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7"/>
                      <a:stretch>
                        <a:fillRect/>
                      </a:stretch>
                    </pic:blipFill>
                    <pic:spPr>
                      <a:xfrm>
                        <a:off x="0" y="0"/>
                        <a:ext cx="2475738" cy="1856232"/>
                      </a:xfrm>
                      <a:prstGeom prst="rect">
                        <a:avLst/>
                      </a:prstGeom>
                    </pic:spPr>
                  </pic:pic>
                </a:graphicData>
              </a:graphic>
            </wp:inline>
          </w:drawing>
        </w:r>
      </w:del>
      <w:del w:id="678" w:author="spencer.swartz@gmail.com" w:date="2017-02-19T19:27:00Z">
        <w:r w:rsidDel="003A4413">
          <w:delText xml:space="preserve"> </w:delText>
        </w:r>
        <w:r w:rsidDel="003A4413">
          <w:tab/>
        </w:r>
      </w:del>
      <w:del w:id="679" w:author="spencer.swartz@gmail.com" w:date="2017-02-19T18:55:00Z">
        <w:r w:rsidDel="00237251">
          <w:rPr>
            <w:b w:val="0"/>
            <w:noProof/>
          </w:rPr>
          <w:drawing>
            <wp:inline distT="0" distB="0" distL="0" distR="0" wp14:anchorId="3C201EBF" wp14:editId="37484C92">
              <wp:extent cx="2438400" cy="1781556"/>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8"/>
                      <a:stretch>
                        <a:fillRect/>
                      </a:stretch>
                    </pic:blipFill>
                    <pic:spPr>
                      <a:xfrm>
                        <a:off x="0" y="0"/>
                        <a:ext cx="2438400" cy="1781556"/>
                      </a:xfrm>
                      <a:prstGeom prst="rect">
                        <a:avLst/>
                      </a:prstGeom>
                    </pic:spPr>
                  </pic:pic>
                </a:graphicData>
              </a:graphic>
            </wp:inline>
          </w:drawing>
        </w:r>
      </w:del>
    </w:p>
    <w:p w14:paraId="0DA642D5" w14:textId="23DBD24C" w:rsidR="007A00CE" w:rsidDel="003A4413" w:rsidRDefault="00EF104A">
      <w:pPr>
        <w:pStyle w:val="Heading1"/>
        <w:rPr>
          <w:del w:id="680" w:author="spencer.swartz@gmail.com" w:date="2017-02-19T19:27:00Z"/>
        </w:rPr>
        <w:pPrChange w:id="681" w:author="spencer.swartz@gmail.com" w:date="2017-02-21T20:06:00Z">
          <w:pPr>
            <w:spacing w:after="0" w:line="259" w:lineRule="auto"/>
            <w:ind w:left="191" w:firstLine="0"/>
          </w:pPr>
        </w:pPrChange>
      </w:pPr>
      <w:del w:id="682" w:author="spencer.swartz@gmail.com" w:date="2017-02-19T19:27:00Z">
        <w:r w:rsidDel="003A4413">
          <w:delText xml:space="preserve"> </w:delText>
        </w:r>
      </w:del>
    </w:p>
    <w:p w14:paraId="3E5E8FB7" w14:textId="272079B0" w:rsidR="007A00CE" w:rsidDel="003A4413" w:rsidRDefault="00EF104A">
      <w:pPr>
        <w:pStyle w:val="Heading1"/>
        <w:rPr>
          <w:del w:id="683" w:author="spencer.swartz@gmail.com" w:date="2017-02-19T19:27:00Z"/>
        </w:rPr>
        <w:pPrChange w:id="684" w:author="spencer.swartz@gmail.com" w:date="2017-02-21T20:06:00Z">
          <w:pPr>
            <w:spacing w:after="0" w:line="259" w:lineRule="auto"/>
            <w:ind w:left="191" w:firstLine="0"/>
          </w:pPr>
        </w:pPrChange>
      </w:pPr>
      <w:del w:id="685" w:author="spencer.swartz@gmail.com" w:date="2017-02-19T19:27:00Z">
        <w:r w:rsidDel="003A4413">
          <w:delText xml:space="preserve"> </w:delText>
        </w:r>
      </w:del>
    </w:p>
    <w:p w14:paraId="4CBC2B02" w14:textId="1CED32FA" w:rsidR="007A00CE" w:rsidDel="003A4413" w:rsidRDefault="00EF104A">
      <w:pPr>
        <w:pStyle w:val="Heading1"/>
        <w:rPr>
          <w:del w:id="686" w:author="spencer.swartz@gmail.com" w:date="2017-02-19T19:27:00Z"/>
        </w:rPr>
        <w:pPrChange w:id="687" w:author="spencer.swartz@gmail.com" w:date="2017-02-21T20:06:00Z">
          <w:pPr>
            <w:spacing w:after="18" w:line="259" w:lineRule="auto"/>
            <w:ind w:left="191" w:right="658" w:firstLine="0"/>
          </w:pPr>
        </w:pPrChange>
      </w:pPr>
      <w:del w:id="688" w:author="spencer.swartz@gmail.com" w:date="2017-02-19T19:27:00Z">
        <w:r w:rsidDel="003A4413">
          <w:delText xml:space="preserve"> </w:delText>
        </w:r>
      </w:del>
    </w:p>
    <w:p w14:paraId="69CAC929" w14:textId="644451DB" w:rsidR="007A00CE" w:rsidRDefault="00EF104A">
      <w:pPr>
        <w:pStyle w:val="Heading1"/>
        <w:ind w:right="20"/>
        <w:pPrChange w:id="689" w:author="spencer.swartz@gmail.com" w:date="2017-02-21T20:06:00Z">
          <w:pPr>
            <w:numPr>
              <w:numId w:val="3"/>
            </w:numPr>
            <w:spacing w:after="0" w:line="259" w:lineRule="auto"/>
            <w:ind w:left="476" w:right="658" w:hanging="360"/>
          </w:pPr>
        </w:pPrChange>
      </w:pPr>
      <w:del w:id="690" w:author="spencer.swartz@gmail.com" w:date="2017-02-19T18:55:00Z">
        <w:r w:rsidDel="00237251">
          <w:rPr>
            <w:noProof/>
          </w:rPr>
          <w:drawing>
            <wp:anchor distT="0" distB="0" distL="114300" distR="114300" simplePos="0" relativeHeight="251661312" behindDoc="0" locked="0" layoutInCell="1" allowOverlap="0" wp14:anchorId="6BAE45F1" wp14:editId="17BE24A4">
              <wp:simplePos x="0" y="0"/>
              <wp:positionH relativeFrom="column">
                <wp:posOffset>3283458</wp:posOffset>
              </wp:positionH>
              <wp:positionV relativeFrom="paragraph">
                <wp:posOffset>-88648</wp:posOffset>
              </wp:positionV>
              <wp:extent cx="2514600" cy="1885950"/>
              <wp:effectExtent l="0" t="0" r="0" b="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
                      <a:stretch>
                        <a:fillRect/>
                      </a:stretch>
                    </pic:blipFill>
                    <pic:spPr>
                      <a:xfrm>
                        <a:off x="0" y="0"/>
                        <a:ext cx="2514600" cy="1885950"/>
                      </a:xfrm>
                      <a:prstGeom prst="rect">
                        <a:avLst/>
                      </a:prstGeom>
                    </pic:spPr>
                  </pic:pic>
                </a:graphicData>
              </a:graphic>
            </wp:anchor>
          </w:drawing>
        </w:r>
      </w:del>
      <w:del w:id="691" w:author="spencer.swartz@gmail.com" w:date="2017-02-21T20:43:00Z">
        <w:r w:rsidDel="0017127E">
          <w:delText>WHO Meetings</w:delText>
        </w:r>
      </w:del>
      <w:del w:id="692" w:author="spencer.swartz@gmail.com" w:date="2017-02-21T20:27:00Z">
        <w:r w:rsidDel="002F3F51">
          <w:delText xml:space="preserve"> for facilitators</w:delText>
        </w:r>
      </w:del>
      <w:del w:id="693" w:author="spencer.swartz@gmail.com" w:date="2017-02-19T20:01:00Z">
        <w:r w:rsidDel="00004306">
          <w:delText xml:space="preserve"> : </w:delText>
        </w:r>
      </w:del>
      <w:bookmarkStart w:id="694" w:name="_Toc475557848"/>
      <w:ins w:id="695" w:author="spencer.swartz@gmail.com" w:date="2017-02-22T19:44:00Z">
        <w:r w:rsidR="00D10772">
          <w:t>Introduction to Integrated Management for Emergency and Essential Surgical Care</w:t>
        </w:r>
      </w:ins>
      <w:bookmarkEnd w:id="694"/>
    </w:p>
    <w:p w14:paraId="23941724" w14:textId="0AD185CC" w:rsidR="007A00CE" w:rsidDel="00763597" w:rsidRDefault="002F3F51">
      <w:pPr>
        <w:ind w:right="14"/>
        <w:rPr>
          <w:del w:id="696" w:author="spencer.swartz@gmail.com" w:date="2017-02-19T19:32:00Z"/>
        </w:rPr>
        <w:pPrChange w:id="697" w:author="spencer.swartz@gmail.com" w:date="2017-02-19T19:32:00Z">
          <w:pPr>
            <w:spacing w:after="0" w:line="259" w:lineRule="auto"/>
            <w:ind w:left="0" w:right="20" w:firstLine="0"/>
          </w:pPr>
        </w:pPrChange>
      </w:pPr>
      <w:ins w:id="698" w:author="spencer.swartz@gmail.com" w:date="2017-02-21T20:20:00Z">
        <w:r>
          <w:t xml:space="preserve">To address these problems </w:t>
        </w:r>
      </w:ins>
      <w:del w:id="699" w:author="spencer.swartz@gmail.com" w:date="2017-02-19T19:32:00Z">
        <w:r w:rsidR="00EF104A" w:rsidDel="00763597">
          <w:delText xml:space="preserve">      </w:delText>
        </w:r>
      </w:del>
    </w:p>
    <w:p w14:paraId="107738F4" w14:textId="71B5A964" w:rsidR="002F3F51" w:rsidRDefault="00EF104A">
      <w:pPr>
        <w:ind w:left="0" w:right="14" w:firstLine="0"/>
        <w:rPr>
          <w:ins w:id="700" w:author="Spencer Swartz" w:date="2017-02-22T09:50:00Z"/>
        </w:rPr>
        <w:pPrChange w:id="701" w:author="spencer.swartz@gmail.com" w:date="2017-02-19T19:32:00Z">
          <w:pPr>
            <w:ind w:left="0" w:right="20" w:firstLine="340"/>
          </w:pPr>
        </w:pPrChange>
      </w:pPr>
      <w:r>
        <w:t xml:space="preserve">WHO </w:t>
      </w:r>
      <w:ins w:id="702" w:author="spencer.swartz@gmail.com" w:date="2017-02-21T20:21:00Z">
        <w:r w:rsidR="002F3F51">
          <w:t xml:space="preserve">hosted </w:t>
        </w:r>
      </w:ins>
      <w:r>
        <w:t xml:space="preserve">meetings </w:t>
      </w:r>
      <w:del w:id="703" w:author="spencer.swartz@gmail.com" w:date="2017-02-21T20:21:00Z">
        <w:r w:rsidDel="002F3F51">
          <w:delText xml:space="preserve">were held </w:delText>
        </w:r>
      </w:del>
      <w:r>
        <w:t>on "Integrated Management for Emergency and Essential Surgical Care (IMEESC)"</w:t>
      </w:r>
      <w:ins w:id="704" w:author="spencer.swartz@gmail.com" w:date="2017-02-21T20:26:00Z">
        <w:r w:rsidR="002F3F51">
          <w:t xml:space="preserve"> (</w:t>
        </w:r>
      </w:ins>
      <w:ins w:id="705" w:author="spencer.swartz@gmail.com" w:date="2017-02-21T20:27:00Z">
        <w:r w:rsidR="002F3F51">
          <w:t xml:space="preserve">outlined </w:t>
        </w:r>
        <w:del w:id="706" w:author="Spencer Swartz" w:date="2017-02-22T09:50:00Z">
          <w:r w:rsidR="002F3F51" w:rsidDel="007E77E4">
            <w:delText>bellow</w:delText>
          </w:r>
        </w:del>
      </w:ins>
      <w:ins w:id="707" w:author="Spencer Swartz" w:date="2017-02-22T09:50:00Z">
        <w:r w:rsidR="007E77E4">
          <w:t>below</w:t>
        </w:r>
      </w:ins>
      <w:ins w:id="708" w:author="spencer.swartz@gmail.com" w:date="2017-02-21T20:26:00Z">
        <w:r w:rsidR="002F3F51">
          <w:t>)</w:t>
        </w:r>
      </w:ins>
      <w:r>
        <w:t xml:space="preserve"> in collaboration with the M</w:t>
      </w:r>
      <w:ins w:id="709" w:author="spencer.swartz@gmail.com" w:date="2017-02-21T20:23:00Z">
        <w:r w:rsidR="002F3F51">
          <w:t>inistry of</w:t>
        </w:r>
      </w:ins>
      <w:del w:id="710" w:author="spencer.swartz@gmail.com" w:date="2017-02-21T20:23:00Z">
        <w:r w:rsidDel="002F3F51">
          <w:delText>o</w:delText>
        </w:r>
      </w:del>
      <w:ins w:id="711" w:author="spencer.swartz@gmail.com" w:date="2017-02-21T20:23:00Z">
        <w:r w:rsidR="002F3F51">
          <w:t xml:space="preserve"> </w:t>
        </w:r>
      </w:ins>
      <w:r>
        <w:t>H</w:t>
      </w:r>
      <w:ins w:id="712" w:author="spencer.swartz@gmail.com" w:date="2017-02-21T20:23:00Z">
        <w:r w:rsidR="002F3F51">
          <w:t>ealth</w:t>
        </w:r>
      </w:ins>
      <w:r>
        <w:t xml:space="preserve"> and </w:t>
      </w:r>
      <w:ins w:id="713" w:author="Spencer Swartz" w:date="2017-02-22T09:50:00Z">
        <w:r w:rsidR="007E77E4">
          <w:t>South Nations Nationalities and Peoples Regional State Health Bureau</w:t>
        </w:r>
      </w:ins>
      <w:ins w:id="714" w:author="Spencer Swartz" w:date="2017-02-22T09:51:00Z">
        <w:r w:rsidR="007E77E4">
          <w:t xml:space="preserve"> (SNNPR-BOH)</w:t>
        </w:r>
      </w:ins>
      <w:ins w:id="715" w:author="Spencer Swartz" w:date="2017-02-22T09:50:00Z">
        <w:r w:rsidR="007E77E4" w:rsidDel="007E77E4">
          <w:t xml:space="preserve"> </w:t>
        </w:r>
      </w:ins>
      <w:del w:id="716" w:author="Spencer Swartz" w:date="2017-02-22T09:50:00Z">
        <w:r w:rsidDel="007E77E4">
          <w:delText>SNNPR State Health Bureau</w:delText>
        </w:r>
      </w:del>
      <w:r>
        <w:t>, Ethiopia. These meetings brought health providers, policy makers and partners together, with an overall aim to facilitate a collaborative and integrated approach to improve emergency and essential surgical care at primary health care facilities.</w:t>
      </w:r>
    </w:p>
    <w:p w14:paraId="234E8389" w14:textId="757C0A77" w:rsidR="007E77E4" w:rsidRDefault="007E77E4">
      <w:pPr>
        <w:ind w:left="0" w:right="14" w:firstLine="0"/>
        <w:rPr>
          <w:ins w:id="717" w:author="Spencer Swartz" w:date="2017-02-22T09:44:00Z"/>
        </w:rPr>
        <w:pPrChange w:id="718" w:author="spencer.swartz@gmail.com" w:date="2017-02-19T19:32:00Z">
          <w:pPr>
            <w:ind w:left="0" w:right="20" w:firstLine="340"/>
          </w:pPr>
        </w:pPrChange>
      </w:pPr>
      <w:ins w:id="719" w:author="Spencer Swartz" w:date="2017-02-22T09:50:00Z">
        <w:r>
          <w:t xml:space="preserve">Additional focus was taken with </w:t>
        </w:r>
      </w:ins>
      <w:ins w:id="720" w:author="Spencer Swartz" w:date="2017-02-22T09:51:00Z">
        <w:r>
          <w:t>SNNPR-BOH</w:t>
        </w:r>
      </w:ins>
      <w:ins w:id="721" w:author="Spencer Swartz" w:date="2017-02-22T09:52:00Z">
        <w:r>
          <w:t xml:space="preserve"> as the South Nations Nationalities and Peoples Regional</w:t>
        </w:r>
      </w:ins>
      <w:ins w:id="722" w:author="Spencer Swartz" w:date="2017-02-22T09:54:00Z">
        <w:r w:rsidRPr="007E77E4">
          <w:t xml:space="preserve"> </w:t>
        </w:r>
        <w:r>
          <w:t>is one of the regions with highest maternal and neonatal morbidity and mortality.  The major reason behind this is a lack of access to essential obstetric care and inadequate care during pregnancy and childbirth. Only a few hospitals are providing emergency obstetric care and almost all of the health centers do not have the capacity to manage obstetric cases when complication arise during a pregnancy, delivery, or the post-partum period.</w:t>
        </w:r>
      </w:ins>
    </w:p>
    <w:p w14:paraId="77CFBAAE" w14:textId="1B6291D3" w:rsidR="007E77E4" w:rsidRDefault="007E77E4">
      <w:pPr>
        <w:ind w:left="0" w:right="14" w:firstLine="0"/>
        <w:rPr>
          <w:ins w:id="723" w:author="spencer.swartz@gmail.com" w:date="2017-02-21T20:21:00Z"/>
        </w:rPr>
        <w:pPrChange w:id="724" w:author="spencer.swartz@gmail.com" w:date="2017-02-19T19:32:00Z">
          <w:pPr>
            <w:ind w:left="0" w:right="20" w:firstLine="340"/>
          </w:pPr>
        </w:pPrChange>
      </w:pPr>
      <w:ins w:id="725" w:author="Spencer Swartz" w:date="2017-02-22T09:44:00Z">
        <w:r>
          <w:t>The meeting</w:t>
        </w:r>
      </w:ins>
      <w:ins w:id="726" w:author="Spencer Swartz" w:date="2017-02-22T09:45:00Z">
        <w:r>
          <w:t>s</w:t>
        </w:r>
      </w:ins>
      <w:ins w:id="727" w:author="Spencer Swartz" w:date="2017-02-22T09:44:00Z">
        <w:r>
          <w:t xml:space="preserve"> were held with three separate health entities</w:t>
        </w:r>
      </w:ins>
      <w:ins w:id="728" w:author="Spencer Swartz" w:date="2017-02-22T09:47:00Z">
        <w:r>
          <w:t>,</w:t>
        </w:r>
      </w:ins>
      <w:ins w:id="729" w:author="Spencer Swartz" w:date="2017-02-22T09:44:00Z">
        <w:r>
          <w:t xml:space="preserve"> the WHO County Office, the Ministry of Health,</w:t>
        </w:r>
      </w:ins>
      <w:ins w:id="730" w:author="Spencer Swartz" w:date="2017-02-22T09:47:00Z">
        <w:r>
          <w:t xml:space="preserve"> and the</w:t>
        </w:r>
      </w:ins>
      <w:ins w:id="731" w:author="Spencer Swartz" w:date="2017-02-22T09:44:00Z">
        <w:r>
          <w:t xml:space="preserve"> (SNNPR) State Health Bureau. </w:t>
        </w:r>
      </w:ins>
      <w:ins w:id="732" w:author="Spencer Swartz" w:date="2017-02-22T09:47:00Z">
        <w:r>
          <w:t>The</w:t>
        </w:r>
      </w:ins>
      <w:ins w:id="733" w:author="Spencer Swartz" w:date="2017-02-22T09:44:00Z">
        <w:r>
          <w:t xml:space="preserve"> minutes of the meetings </w:t>
        </w:r>
      </w:ins>
      <w:ins w:id="734" w:author="Spencer Swartz" w:date="2017-02-22T09:50:00Z">
        <w:r>
          <w:t>can</w:t>
        </w:r>
      </w:ins>
      <w:ins w:id="735" w:author="Spencer Swartz" w:date="2017-02-22T09:46:00Z">
        <w:r>
          <w:t xml:space="preserve"> be found within the appendix along with </w:t>
        </w:r>
      </w:ins>
      <w:ins w:id="736" w:author="Spencer Swartz" w:date="2017-02-22T09:47:00Z">
        <w:r>
          <w:t>an in-depth agenda</w:t>
        </w:r>
      </w:ins>
      <w:ins w:id="737" w:author="Spencer Swartz" w:date="2017-02-22T09:44:00Z">
        <w:r>
          <w:t>.</w:t>
        </w:r>
      </w:ins>
    </w:p>
    <w:p w14:paraId="0348937A" w14:textId="6D0DC4BB" w:rsidR="007A00CE" w:rsidDel="002F3F51" w:rsidRDefault="00EF104A">
      <w:pPr>
        <w:ind w:left="0" w:right="14" w:firstLine="0"/>
        <w:rPr>
          <w:del w:id="738" w:author="spencer.swartz@gmail.com" w:date="2017-02-21T20:23:00Z"/>
        </w:rPr>
        <w:pPrChange w:id="739" w:author="spencer.swartz@gmail.com" w:date="2017-02-19T19:32:00Z">
          <w:pPr>
            <w:ind w:left="0" w:right="20" w:firstLine="340"/>
          </w:pPr>
        </w:pPrChange>
      </w:pPr>
      <w:del w:id="740" w:author="spencer.swartz@gmail.com" w:date="2017-02-19T19:32:00Z">
        <w:r w:rsidDel="00763597">
          <w:delText xml:space="preserve"> </w:delText>
        </w:r>
      </w:del>
    </w:p>
    <w:p w14:paraId="124E692B" w14:textId="3D2AAE20" w:rsidR="007A00CE" w:rsidDel="00763597" w:rsidRDefault="00EF104A">
      <w:pPr>
        <w:pStyle w:val="Heading2"/>
        <w:rPr>
          <w:del w:id="741" w:author="spencer.swartz@gmail.com" w:date="2017-02-19T19:32:00Z"/>
        </w:rPr>
        <w:pPrChange w:id="742" w:author="spencer.swartz@gmail.com" w:date="2017-02-19T19:33:00Z">
          <w:pPr>
            <w:spacing w:after="0" w:line="259" w:lineRule="auto"/>
            <w:ind w:left="0" w:right="20" w:firstLine="0"/>
          </w:pPr>
        </w:pPrChange>
      </w:pPr>
      <w:del w:id="743" w:author="spencer.swartz@gmail.com" w:date="2017-02-19T19:32:00Z">
        <w:r w:rsidDel="00763597">
          <w:delText xml:space="preserve">  </w:delText>
        </w:r>
      </w:del>
    </w:p>
    <w:p w14:paraId="652552CA" w14:textId="2C6269DB" w:rsidR="007A00CE" w:rsidDel="002F3F51" w:rsidRDefault="00EF104A">
      <w:pPr>
        <w:pStyle w:val="Heading2"/>
        <w:rPr>
          <w:del w:id="744" w:author="spencer.swartz@gmail.com" w:date="2017-02-21T20:22:00Z"/>
        </w:rPr>
        <w:pPrChange w:id="745" w:author="spencer.swartz@gmail.com" w:date="2017-02-19T19:33:00Z">
          <w:pPr>
            <w:spacing w:after="130" w:line="249" w:lineRule="auto"/>
          </w:pPr>
        </w:pPrChange>
      </w:pPr>
      <w:del w:id="746" w:author="spencer.swartz@gmail.com" w:date="2017-02-19T20:01:00Z">
        <w:r w:rsidDel="00004306">
          <w:delText xml:space="preserve">4.1 </w:delText>
        </w:r>
      </w:del>
      <w:del w:id="747" w:author="spencer.swartz@gmail.com" w:date="2017-02-21T20:22:00Z">
        <w:r w:rsidDel="002F3F51">
          <w:delText>Objectives of the meetings</w:delText>
        </w:r>
      </w:del>
      <w:del w:id="748" w:author="spencer.swartz@gmail.com" w:date="2017-02-19T20:01:00Z">
        <w:r w:rsidDel="00004306">
          <w:delText xml:space="preserve">: </w:delText>
        </w:r>
      </w:del>
    </w:p>
    <w:p w14:paraId="63E5FAC1" w14:textId="7964679A" w:rsidR="007A00CE" w:rsidRDefault="00EF104A">
      <w:pPr>
        <w:ind w:left="0" w:right="14" w:firstLine="0"/>
        <w:pPrChange w:id="749" w:author="spencer.swartz@gmail.com" w:date="2017-02-21T20:23:00Z">
          <w:pPr>
            <w:spacing w:after="3" w:line="242" w:lineRule="auto"/>
            <w:ind w:left="0" w:right="20" w:firstLine="0"/>
            <w:jc w:val="both"/>
          </w:pPr>
        </w:pPrChange>
      </w:pPr>
      <w:del w:id="750" w:author="spencer.swartz@gmail.com" w:date="2017-02-19T19:35:00Z">
        <w:r w:rsidDel="00955328">
          <w:delText xml:space="preserve">     </w:delText>
        </w:r>
      </w:del>
      <w:r>
        <w:t xml:space="preserve">The overall objective </w:t>
      </w:r>
      <w:ins w:id="751" w:author="spencer.swartz@gmail.com" w:date="2017-02-21T20:23:00Z">
        <w:r w:rsidR="002F3F51">
          <w:t xml:space="preserve">of these meetings </w:t>
        </w:r>
      </w:ins>
      <w:r>
        <w:t xml:space="preserve">was capacity building to improve the quality of emergency and essential surgical care at resource-limited healthcare facilities, </w:t>
      </w:r>
      <w:del w:id="752" w:author="spencer.swartz@gmail.com" w:date="2017-02-21T20:24:00Z">
        <w:r w:rsidDel="002F3F51">
          <w:delText>to meet the MDGs in Ethiopia.</w:delText>
        </w:r>
      </w:del>
      <w:ins w:id="753" w:author="spencer.swartz@gmail.com" w:date="2017-02-21T20:24:00Z">
        <w:r w:rsidR="002F3F51">
          <w:t xml:space="preserve">in </w:t>
        </w:r>
      </w:ins>
      <w:ins w:id="754" w:author="spencer.swartz@gmail.com" w:date="2017-02-21T20:25:00Z">
        <w:r w:rsidR="002F3F51">
          <w:t>relation</w:t>
        </w:r>
      </w:ins>
      <w:ins w:id="755" w:author="spencer.swartz@gmail.com" w:date="2017-02-21T20:24:00Z">
        <w:r w:rsidR="002F3F51">
          <w:t xml:space="preserve"> to the maternal and infant mortality rate.</w:t>
        </w:r>
      </w:ins>
      <w:r>
        <w:t xml:space="preserve"> </w:t>
      </w:r>
    </w:p>
    <w:p w14:paraId="08D1A31F" w14:textId="656F477E" w:rsidR="007A00CE" w:rsidRPr="002F3F51" w:rsidDel="00763597" w:rsidRDefault="00EF104A">
      <w:pPr>
        <w:spacing w:after="0" w:afterAutospacing="0"/>
        <w:ind w:left="0" w:right="14" w:firstLine="0"/>
        <w:rPr>
          <w:del w:id="756" w:author="spencer.swartz@gmail.com" w:date="2017-02-19T19:34:00Z"/>
        </w:rPr>
        <w:pPrChange w:id="757" w:author="spencer.swartz@gmail.com" w:date="2017-02-19T19:35:00Z">
          <w:pPr>
            <w:spacing w:after="0" w:line="259" w:lineRule="auto"/>
            <w:ind w:left="0" w:right="20" w:firstLine="0"/>
          </w:pPr>
        </w:pPrChange>
      </w:pPr>
      <w:r w:rsidRPr="002F3F51">
        <w:rPr>
          <w:rPrChange w:id="758" w:author="spencer.swartz@gmail.com" w:date="2017-02-21T20:26:00Z">
            <w:rPr>
              <w:i/>
            </w:rPr>
          </w:rPrChange>
        </w:rPr>
        <w:t xml:space="preserve"> </w:t>
      </w:r>
    </w:p>
    <w:p w14:paraId="6D6B8A0A" w14:textId="60629233" w:rsidR="007A00CE" w:rsidRDefault="00EF104A">
      <w:pPr>
        <w:spacing w:after="0" w:afterAutospacing="0"/>
        <w:ind w:left="0" w:right="14" w:firstLine="0"/>
        <w:rPr>
          <w:ins w:id="759" w:author="spencer.swartz@gmail.com" w:date="2017-02-21T20:26:00Z"/>
        </w:rPr>
        <w:pPrChange w:id="760" w:author="spencer.swartz@gmail.com" w:date="2017-02-19T19:35:00Z">
          <w:pPr>
            <w:spacing w:after="2" w:line="259" w:lineRule="auto"/>
            <w:ind w:left="0" w:right="20"/>
          </w:pPr>
        </w:pPrChange>
      </w:pPr>
      <w:del w:id="761" w:author="spencer.swartz@gmail.com" w:date="2017-02-21T20:26:00Z">
        <w:r w:rsidRPr="002F3F51" w:rsidDel="002F3F51">
          <w:rPr>
            <w:rPrChange w:id="762" w:author="spencer.swartz@gmail.com" w:date="2017-02-21T20:26:00Z">
              <w:rPr>
                <w:i/>
              </w:rPr>
            </w:rPrChange>
          </w:rPr>
          <w:delText>Specific objectives</w:delText>
        </w:r>
      </w:del>
      <w:ins w:id="763" w:author="spencer.swartz@gmail.com" w:date="2017-02-21T20:26:00Z">
        <w:r w:rsidR="002F3F51" w:rsidRPr="002F3F51">
          <w:rPr>
            <w:rPrChange w:id="764" w:author="spencer.swartz@gmail.com" w:date="2017-02-21T20:26:00Z">
              <w:rPr>
                <w:i/>
              </w:rPr>
            </w:rPrChange>
          </w:rPr>
          <w:t>These are the specific objectives of the WHO hosted meetings</w:t>
        </w:r>
      </w:ins>
      <w:r w:rsidRPr="002F3F51">
        <w:rPr>
          <w:rPrChange w:id="765" w:author="spencer.swartz@gmail.com" w:date="2017-02-21T20:26:00Z">
            <w:rPr>
              <w:i/>
            </w:rPr>
          </w:rPrChange>
        </w:rPr>
        <w:t xml:space="preserve">: </w:t>
      </w:r>
    </w:p>
    <w:p w14:paraId="408F85F8" w14:textId="01040772" w:rsidR="002F3F51" w:rsidRPr="002F3F51" w:rsidRDefault="002F3F51">
      <w:pPr>
        <w:spacing w:after="0" w:afterAutospacing="0"/>
        <w:ind w:left="0" w:right="14" w:firstLine="0"/>
        <w:pPrChange w:id="766" w:author="spencer.swartz@gmail.com" w:date="2017-02-19T19:35:00Z">
          <w:pPr>
            <w:spacing w:after="2" w:line="259" w:lineRule="auto"/>
            <w:ind w:left="0" w:right="20"/>
          </w:pPr>
        </w:pPrChange>
      </w:pPr>
    </w:p>
    <w:p w14:paraId="519BA129" w14:textId="77777777" w:rsidR="007A00CE" w:rsidRDefault="00EF104A">
      <w:pPr>
        <w:pStyle w:val="ListParagraph"/>
        <w:numPr>
          <w:ilvl w:val="0"/>
          <w:numId w:val="28"/>
        </w:numPr>
        <w:ind w:right="20"/>
        <w:pPrChange w:id="767" w:author="spencer.swartz@gmail.com" w:date="2017-02-19T19:37:00Z">
          <w:pPr>
            <w:numPr>
              <w:numId w:val="4"/>
            </w:numPr>
            <w:ind w:left="491" w:right="20" w:hanging="360"/>
          </w:pPr>
        </w:pPrChange>
      </w:pPr>
      <w:r>
        <w:t xml:space="preserve">Introduction of the WHO IMEESC toolkit  </w:t>
      </w:r>
    </w:p>
    <w:p w14:paraId="5A8281BA" w14:textId="0B385621" w:rsidR="007A00CE" w:rsidRDefault="00EF104A">
      <w:pPr>
        <w:pStyle w:val="ListParagraph"/>
        <w:numPr>
          <w:ilvl w:val="0"/>
          <w:numId w:val="28"/>
        </w:numPr>
        <w:ind w:right="20"/>
        <w:pPrChange w:id="768" w:author="spencer.swartz@gmail.com" w:date="2017-02-19T19:37:00Z">
          <w:pPr>
            <w:numPr>
              <w:numId w:val="4"/>
            </w:numPr>
            <w:ind w:left="491" w:right="20" w:hanging="360"/>
          </w:pPr>
        </w:pPrChange>
      </w:pPr>
      <w:r>
        <w:t>Collaboration to strengthen capacities through a standardized training tool including common cross cutting issues towards health personnel and patient safety at resource limited health care facilities</w:t>
      </w:r>
      <w:del w:id="769" w:author="spencer.swartz@gmail.com" w:date="2017-02-19T19:33:00Z">
        <w:r w:rsidDel="00763597">
          <w:delText xml:space="preserve">  </w:delText>
        </w:r>
      </w:del>
    </w:p>
    <w:p w14:paraId="5BB7A29F" w14:textId="063FB907" w:rsidR="007A00CE" w:rsidDel="00763597" w:rsidRDefault="00EF104A">
      <w:pPr>
        <w:ind w:left="0" w:right="20" w:firstLine="0"/>
        <w:rPr>
          <w:del w:id="770" w:author="spencer.swartz@gmail.com" w:date="2017-02-19T19:33:00Z"/>
        </w:rPr>
        <w:pPrChange w:id="771" w:author="spencer.swartz@gmail.com" w:date="2017-02-19T19:33:00Z">
          <w:pPr>
            <w:spacing w:after="0" w:line="259" w:lineRule="auto"/>
            <w:ind w:left="131" w:firstLine="0"/>
          </w:pPr>
        </w:pPrChange>
      </w:pPr>
      <w:del w:id="772" w:author="spencer.swartz@gmail.com" w:date="2017-02-19T19:33:00Z">
        <w:r w:rsidDel="00763597">
          <w:rPr>
            <w:b/>
          </w:rPr>
          <w:delText xml:space="preserve"> </w:delText>
        </w:r>
      </w:del>
    </w:p>
    <w:p w14:paraId="2EE696BD" w14:textId="1EAD209F" w:rsidR="007A00CE" w:rsidDel="00DE6793" w:rsidRDefault="00EF104A">
      <w:pPr>
        <w:ind w:left="0" w:right="20" w:firstLine="0"/>
        <w:rPr>
          <w:del w:id="773" w:author="spencer.swartz@gmail.com" w:date="2017-02-21T20:31:00Z"/>
        </w:rPr>
        <w:pPrChange w:id="774" w:author="spencer.swartz@gmail.com" w:date="2017-02-19T19:36:00Z">
          <w:pPr>
            <w:ind w:right="918"/>
          </w:pPr>
        </w:pPrChange>
      </w:pPr>
      <w:del w:id="775" w:author="spencer.swartz@gmail.com" w:date="2017-02-19T20:01:00Z">
        <w:r w:rsidDel="00004306">
          <w:rPr>
            <w:b/>
          </w:rPr>
          <w:delText>4.2</w:delText>
        </w:r>
        <w:r w:rsidDel="00004306">
          <w:rPr>
            <w:rFonts w:eastAsia="Arial"/>
            <w:b/>
          </w:rPr>
          <w:delText xml:space="preserve"> </w:delText>
        </w:r>
      </w:del>
      <w:del w:id="776" w:author="spencer.swartz@gmail.com" w:date="2017-02-21T20:31:00Z">
        <w:r w:rsidDel="00DE6793">
          <w:rPr>
            <w:b/>
          </w:rPr>
          <w:delText xml:space="preserve">Introduction to the WHO </w:delText>
        </w:r>
      </w:del>
      <w:r>
        <w:rPr>
          <w:b/>
        </w:rPr>
        <w:t>Integrated Management for Emergency and Essential Surgical Care</w:t>
      </w:r>
      <w:r>
        <w:t xml:space="preserve"> (</w:t>
      </w:r>
      <w:r>
        <w:rPr>
          <w:b/>
        </w:rPr>
        <w:t xml:space="preserve">IMEESC) toolkit </w:t>
      </w:r>
    </w:p>
    <w:p w14:paraId="72C9401C" w14:textId="77777777" w:rsidR="00DE6793" w:rsidRDefault="00DE6793">
      <w:pPr>
        <w:ind w:left="0" w:right="20" w:firstLine="0"/>
        <w:rPr>
          <w:ins w:id="777" w:author="spencer.swartz@gmail.com" w:date="2017-02-21T20:31:00Z"/>
        </w:rPr>
        <w:pPrChange w:id="778" w:author="spencer.swartz@gmail.com" w:date="2017-02-19T19:33:00Z">
          <w:pPr>
            <w:spacing w:after="0" w:line="249" w:lineRule="auto"/>
            <w:ind w:left="491" w:right="205" w:hanging="360"/>
          </w:pPr>
        </w:pPrChange>
      </w:pPr>
    </w:p>
    <w:p w14:paraId="5F31967E" w14:textId="2BCA0BB9" w:rsidR="007A00CE" w:rsidDel="00955328" w:rsidRDefault="00EF104A">
      <w:pPr>
        <w:ind w:left="0" w:right="20" w:firstLine="0"/>
        <w:rPr>
          <w:del w:id="779" w:author="spencer.swartz@gmail.com" w:date="2017-02-19T19:36:00Z"/>
        </w:rPr>
        <w:pPrChange w:id="780" w:author="spencer.swartz@gmail.com" w:date="2017-02-19T19:36:00Z">
          <w:pPr>
            <w:spacing w:after="0" w:line="259" w:lineRule="auto"/>
            <w:ind w:left="851" w:firstLine="0"/>
          </w:pPr>
        </w:pPrChange>
      </w:pPr>
      <w:del w:id="781" w:author="spencer.swartz@gmail.com" w:date="2017-02-19T19:37:00Z">
        <w:r w:rsidDel="00955328">
          <w:delText xml:space="preserve">         </w:delText>
        </w:r>
      </w:del>
    </w:p>
    <w:p w14:paraId="0C6744B5" w14:textId="06AE409F" w:rsidR="007A00CE" w:rsidDel="00DE6793" w:rsidRDefault="00EF104A">
      <w:pPr>
        <w:ind w:left="0" w:right="20" w:firstLine="0"/>
        <w:rPr>
          <w:del w:id="782" w:author="spencer.swartz@gmail.com" w:date="2017-02-21T20:31:00Z"/>
        </w:rPr>
        <w:pPrChange w:id="783" w:author="spencer.swartz@gmail.com" w:date="2017-02-19T19:36:00Z">
          <w:pPr>
            <w:ind w:right="918"/>
          </w:pPr>
        </w:pPrChange>
      </w:pPr>
      <w:del w:id="784" w:author="spencer.swartz@gmail.com" w:date="2017-02-19T19:36:00Z">
        <w:r w:rsidDel="00955328">
          <w:delText xml:space="preserve">       </w:delText>
        </w:r>
      </w:del>
      <w:del w:id="785" w:author="spencer.swartz@gmail.com" w:date="2017-02-21T20:31:00Z">
        <w:r w:rsidDel="00DE6793">
          <w:delText>Dr Meena Cherian, WHO/Essential Health Technologies,</w:delText>
        </w:r>
      </w:del>
      <w:del w:id="786" w:author="spencer.swartz@gmail.com" w:date="2017-02-21T20:27:00Z">
        <w:r w:rsidDel="00DE6793">
          <w:delText xml:space="preserve"> HQ,</w:delText>
        </w:r>
      </w:del>
      <w:del w:id="787" w:author="spencer.swartz@gmail.com" w:date="2017-02-21T20:31:00Z">
        <w:r w:rsidDel="00DE6793">
          <w:delText xml:space="preserve"> introduced the Clinical Procedures unit</w:delText>
        </w:r>
      </w:del>
      <w:del w:id="788" w:author="spencer.swartz@gmail.com" w:date="2017-02-21T20:29:00Z">
        <w:r w:rsidDel="00DE6793">
          <w:delText>,</w:delText>
        </w:r>
      </w:del>
      <w:del w:id="789" w:author="spencer.swartz@gmail.com" w:date="2017-02-21T20:31:00Z">
        <w:r w:rsidDel="00DE6793">
          <w:delText xml:space="preserve"> responsible for provision</w:delText>
        </w:r>
      </w:del>
      <w:del w:id="790" w:author="spencer.swartz@gmail.com" w:date="2017-02-21T20:29:00Z">
        <w:r w:rsidDel="00DE6793">
          <w:delText xml:space="preserve"> of</w:delText>
        </w:r>
      </w:del>
      <w:del w:id="791" w:author="spencer.swartz@gmail.com" w:date="2017-02-21T20:31:00Z">
        <w:r w:rsidDel="00DE6793">
          <w:delText xml:space="preserve"> guidance and support to implementation of safe, efficient and appropriate essential surgical care</w:delText>
        </w:r>
      </w:del>
      <w:del w:id="792" w:author="spencer.swartz@gmail.com" w:date="2017-02-21T20:30:00Z">
        <w:r w:rsidDel="00DE6793">
          <w:delText xml:space="preserve"> at</w:delText>
        </w:r>
      </w:del>
      <w:del w:id="793" w:author="spencer.swartz@gmail.com" w:date="2017-02-21T20:31:00Z">
        <w:r w:rsidDel="00DE6793">
          <w:delText xml:space="preserve"> first-referral level health facilities and for assuring the ethics, safety and quality of cell, tissue and organ transplantation.</w:delText>
        </w:r>
      </w:del>
      <w:del w:id="794" w:author="spencer.swartz@gmail.com" w:date="2017-02-19T19:37:00Z">
        <w:r w:rsidDel="00955328">
          <w:delText xml:space="preserve">  </w:delText>
        </w:r>
      </w:del>
    </w:p>
    <w:p w14:paraId="70C37A90" w14:textId="33A2AC16" w:rsidR="007A00CE" w:rsidRDefault="00EF104A">
      <w:pPr>
        <w:ind w:left="0" w:right="20" w:firstLine="0"/>
        <w:pPrChange w:id="795" w:author="spencer.swartz@gmail.com" w:date="2017-02-19T19:36:00Z">
          <w:pPr>
            <w:ind w:right="918"/>
          </w:pPr>
        </w:pPrChange>
      </w:pPr>
      <w:del w:id="796" w:author="spencer.swartz@gmail.com" w:date="2017-02-19T19:37:00Z">
        <w:r w:rsidDel="00955328">
          <w:delText xml:space="preserve">       </w:delText>
        </w:r>
      </w:del>
      <w:r>
        <w:t xml:space="preserve">The participants were introduced to the use of WHO IMMESC e-learning toolkit </w:t>
      </w:r>
      <w:ins w:id="797" w:author="spencer.swartz@gmail.com" w:date="2017-02-21T20:32:00Z">
        <w:r w:rsidR="00DE6793">
          <w:t xml:space="preserve">which is </w:t>
        </w:r>
      </w:ins>
      <w:r>
        <w:t xml:space="preserve">based on the WHO training manual </w:t>
      </w:r>
      <w:r>
        <w:rPr>
          <w:i/>
        </w:rPr>
        <w:t>‘Surgical Care at the District Hospital’</w:t>
      </w:r>
      <w:r>
        <w:t xml:space="preserve"> (SCDH)</w:t>
      </w:r>
      <w:ins w:id="798" w:author="spencer.swartz@gmail.com" w:date="2017-02-21T20:32:00Z">
        <w:r w:rsidR="00DE6793">
          <w:t>.</w:t>
        </w:r>
      </w:ins>
      <w:r>
        <w:t xml:space="preserve"> </w:t>
      </w:r>
      <w:del w:id="799" w:author="spencer.swartz@gmail.com" w:date="2017-02-21T20:32:00Z">
        <w:r w:rsidDel="00DE6793">
          <w:delText xml:space="preserve">for </w:delText>
        </w:r>
      </w:del>
      <w:ins w:id="800" w:author="spencer.swartz@gmail.com" w:date="2017-02-21T20:32:00Z">
        <w:r w:rsidR="00DE6793">
          <w:t xml:space="preserve">this </w:t>
        </w:r>
        <w:r w:rsidR="00DE6793">
          <w:lastRenderedPageBreak/>
          <w:t xml:space="preserve">toolkit </w:t>
        </w:r>
      </w:ins>
      <w:r>
        <w:t>reference</w:t>
      </w:r>
      <w:ins w:id="801" w:author="spencer.swartz@gmail.com" w:date="2017-02-21T20:33:00Z">
        <w:r w:rsidR="00DE6793">
          <w:t>s</w:t>
        </w:r>
      </w:ins>
      <w:r>
        <w:t xml:space="preserve"> and </w:t>
      </w:r>
      <w:r w:rsidR="003501CA">
        <w:rPr>
          <w:noProof/>
        </w:rPr>
        <w:drawing>
          <wp:anchor distT="0" distB="0" distL="114300" distR="114300" simplePos="0" relativeHeight="251662336" behindDoc="0" locked="0" layoutInCell="1" allowOverlap="0" wp14:anchorId="7490653E" wp14:editId="10B56AC0">
            <wp:simplePos x="0" y="0"/>
            <wp:positionH relativeFrom="column">
              <wp:posOffset>3692525</wp:posOffset>
            </wp:positionH>
            <wp:positionV relativeFrom="paragraph">
              <wp:posOffset>0</wp:posOffset>
            </wp:positionV>
            <wp:extent cx="2590801" cy="1714500"/>
            <wp:effectExtent l="0" t="0" r="0" b="0"/>
            <wp:wrapSquare wrapText="bothSides"/>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0"/>
                    <a:stretch>
                      <a:fillRect/>
                    </a:stretch>
                  </pic:blipFill>
                  <pic:spPr>
                    <a:xfrm>
                      <a:off x="0" y="0"/>
                      <a:ext cx="2590801" cy="1714500"/>
                    </a:xfrm>
                    <a:prstGeom prst="rect">
                      <a:avLst/>
                    </a:prstGeom>
                  </pic:spPr>
                </pic:pic>
              </a:graphicData>
            </a:graphic>
          </wp:anchor>
        </w:drawing>
      </w:r>
      <w:del w:id="802" w:author="spencer.swartz@gmail.com" w:date="2017-02-21T20:33:00Z">
        <w:r w:rsidDel="00DE6793">
          <w:delText xml:space="preserve">for </w:delText>
        </w:r>
      </w:del>
      <w:r>
        <w:t>incorporat</w:t>
      </w:r>
      <w:ins w:id="803" w:author="spencer.swartz@gmail.com" w:date="2017-02-21T20:33:00Z">
        <w:r w:rsidR="00DE6793">
          <w:t>es</w:t>
        </w:r>
      </w:ins>
      <w:del w:id="804" w:author="spencer.swartz@gmail.com" w:date="2017-02-21T20:33:00Z">
        <w:r w:rsidDel="00DE6793">
          <w:delText>ion</w:delText>
        </w:r>
      </w:del>
      <w:r>
        <w:t xml:space="preserve"> </w:t>
      </w:r>
      <w:ins w:id="805" w:author="spencer.swartz@gmail.com" w:date="2017-02-21T20:33:00Z">
        <w:r w:rsidR="00DE6793">
          <w:t>the</w:t>
        </w:r>
      </w:ins>
      <w:del w:id="806" w:author="spencer.swartz@gmail.com" w:date="2017-02-21T20:33:00Z">
        <w:r w:rsidDel="00DE6793">
          <w:delText>of</w:delText>
        </w:r>
      </w:del>
      <w:r>
        <w:t xml:space="preserve"> standard WHO recommendations </w:t>
      </w:r>
      <w:ins w:id="807" w:author="spencer.swartz@gmail.com" w:date="2017-02-21T20:33:00Z">
        <w:r w:rsidR="00DE6793">
          <w:t xml:space="preserve">related to </w:t>
        </w:r>
      </w:ins>
      <w:del w:id="808" w:author="spencer.swartz@gmail.com" w:date="2017-02-21T20:34:00Z">
        <w:r w:rsidDel="00DE6793">
          <w:delText xml:space="preserve">on </w:delText>
        </w:r>
      </w:del>
      <w:r>
        <w:t>the cross-cutting issues in</w:t>
      </w:r>
      <w:del w:id="809" w:author="spencer.swartz@gmail.com" w:date="2017-02-21T20:34:00Z">
        <w:r w:rsidDel="00DE6793">
          <w:delText>to</w:delText>
        </w:r>
      </w:del>
      <w:r>
        <w:t xml:space="preserve"> their training programs</w:t>
      </w:r>
      <w:ins w:id="810" w:author="spencer.swartz@gmail.com" w:date="2017-02-21T20:34:00Z">
        <w:r w:rsidR="00DE6793">
          <w:t>.</w:t>
        </w:r>
      </w:ins>
      <w:del w:id="811" w:author="spencer.swartz@gmail.com" w:date="2017-02-21T20:34:00Z">
        <w:r w:rsidDel="00DE6793">
          <w:delText xml:space="preserve"> for</w:delText>
        </w:r>
      </w:del>
      <w:del w:id="812" w:author="spencer.swartz@gmail.com" w:date="2017-02-21T20:36:00Z">
        <w:r w:rsidDel="00DE6793">
          <w:delText xml:space="preserve"> improving quality of emergency and essential surgical procedures with linked equipment at resource-limited health care facilities.</w:delText>
        </w:r>
      </w:del>
      <w:del w:id="813" w:author="spencer.swartz@gmail.com" w:date="2017-02-19T19:37:00Z">
        <w:r w:rsidDel="00955328">
          <w:delText xml:space="preserve">   </w:delText>
        </w:r>
      </w:del>
    </w:p>
    <w:p w14:paraId="1641E9F7" w14:textId="01307175" w:rsidR="007A00CE" w:rsidRDefault="003501CA">
      <w:pPr>
        <w:ind w:left="0" w:right="20" w:firstLine="0"/>
        <w:pPrChange w:id="814" w:author="spencer.swartz@gmail.com" w:date="2017-02-19T19:36:00Z">
          <w:pPr>
            <w:ind w:left="131" w:right="918" w:firstLine="340"/>
          </w:pPr>
        </w:pPrChange>
      </w:pPr>
      <w:ins w:id="815" w:author="spencer.swartz@gmail.com" w:date="2017-02-22T19:48:00Z">
        <w:r>
          <w:rPr>
            <w:noProof/>
          </w:rPr>
          <mc:AlternateContent>
            <mc:Choice Requires="wps">
              <w:drawing>
                <wp:anchor distT="0" distB="0" distL="114300" distR="114300" simplePos="0" relativeHeight="251679744" behindDoc="0" locked="0" layoutInCell="1" allowOverlap="1" wp14:anchorId="1AA6C74D" wp14:editId="002E4EB1">
                  <wp:simplePos x="0" y="0"/>
                  <wp:positionH relativeFrom="column">
                    <wp:posOffset>3702050</wp:posOffset>
                  </wp:positionH>
                  <wp:positionV relativeFrom="paragraph">
                    <wp:posOffset>966470</wp:posOffset>
                  </wp:positionV>
                  <wp:extent cx="2590800" cy="63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AB97FD2" w14:textId="3F0A0940" w:rsidR="00C11B81" w:rsidRPr="001A4155" w:rsidRDefault="00C11B81">
                              <w:pPr>
                                <w:pStyle w:val="Caption"/>
                                <w:jc w:val="center"/>
                                <w:rPr>
                                  <w:noProof/>
                                </w:rPr>
                                <w:pPrChange w:id="816" w:author="spencer.swartz@gmail.com" w:date="2017-02-22T19:49:00Z">
                                  <w:pPr>
                                    <w:ind w:right="20"/>
                                  </w:pPr>
                                </w:pPrChange>
                              </w:pPr>
                              <w:ins w:id="817" w:author="spencer.swartz@gmail.com" w:date="2017-02-22T19:48:00Z">
                                <w:r>
                                  <w:t xml:space="preserve">Figure </w:t>
                                </w:r>
                                <w:r>
                                  <w:fldChar w:fldCharType="begin"/>
                                </w:r>
                                <w:r>
                                  <w:instrText xml:space="preserve"> SEQ Figure \* ARABIC </w:instrText>
                                </w:r>
                              </w:ins>
                              <w:r>
                                <w:fldChar w:fldCharType="separate"/>
                              </w:r>
                              <w:ins w:id="818" w:author="spencer.swartz@gmail.com" w:date="2017-02-22T19:48:00Z">
                                <w:r>
                                  <w:rPr>
                                    <w:noProof/>
                                  </w:rPr>
                                  <w:t>1</w:t>
                                </w:r>
                                <w:r>
                                  <w:fldChar w:fldCharType="end"/>
                                </w:r>
                                <w:r>
                                  <w:t>: A selected page of the IMEESC toolkit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6C74D" id="Text Box 11" o:spid="_x0000_s1028" type="#_x0000_t202" style="position:absolute;margin-left:291.5pt;margin-top:76.1pt;width:20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" stroked="f">
                  <v:textbox style="mso-fit-shape-to-text:t" inset="0,0,0,0">
                    <w:txbxContent>
                      <w:p w14:paraId="0AB97FD2" w14:textId="3F0A0940" w:rsidR="00C11B81" w:rsidRPr="001A4155" w:rsidRDefault="00C11B81">
                        <w:pPr>
                          <w:pStyle w:val="Caption"/>
                          <w:jc w:val="center"/>
                          <w:rPr>
                            <w:noProof/>
                          </w:rPr>
                          <w:pPrChange w:id="819" w:author="spencer.swartz@gmail.com" w:date="2017-02-22T19:49:00Z">
                            <w:pPr>
                              <w:ind w:right="20"/>
                            </w:pPr>
                          </w:pPrChange>
                        </w:pPr>
                        <w:ins w:id="820" w:author="spencer.swartz@gmail.com" w:date="2017-02-22T19:48:00Z">
                          <w:r>
                            <w:t xml:space="preserve">Figure </w:t>
                          </w:r>
                          <w:r>
                            <w:fldChar w:fldCharType="begin"/>
                          </w:r>
                          <w:r>
                            <w:instrText xml:space="preserve"> SEQ Figure \* ARABIC </w:instrText>
                          </w:r>
                        </w:ins>
                        <w:r>
                          <w:fldChar w:fldCharType="separate"/>
                        </w:r>
                        <w:ins w:id="821" w:author="spencer.swartz@gmail.com" w:date="2017-02-22T19:48:00Z">
                          <w:r>
                            <w:rPr>
                              <w:noProof/>
                            </w:rPr>
                            <w:t>1</w:t>
                          </w:r>
                          <w:r>
                            <w:fldChar w:fldCharType="end"/>
                          </w:r>
                          <w:r>
                            <w:t>: A selected page of the IMEESC toolkit</w:t>
                          </w:r>
                        </w:ins>
                      </w:p>
                    </w:txbxContent>
                  </v:textbox>
                  <w10:wrap type="square"/>
                </v:shape>
              </w:pict>
            </mc:Fallback>
          </mc:AlternateContent>
        </w:r>
      </w:ins>
      <w:del w:id="822" w:author="spencer.swartz@gmail.com" w:date="2017-02-21T20:35:00Z">
        <w:r w:rsidR="00EF104A" w:rsidDel="00DE6793">
          <w:delText xml:space="preserve">This </w:delText>
        </w:r>
      </w:del>
      <w:ins w:id="823" w:author="spencer.swartz@gmail.com" w:date="2017-02-21T20:35:00Z">
        <w:r w:rsidR="00DE6793">
          <w:t xml:space="preserve">The IMEESC </w:t>
        </w:r>
      </w:ins>
      <w:r w:rsidR="00EF104A">
        <w:t>toolkit is aimed at policy makers and health providers to provide guidelines on minimum requirements to improve emergency and essential surgical care at resource limited health care facilities. It contains four CDs o</w:t>
      </w:r>
      <w:ins w:id="824" w:author="spencer.swartz@gmail.com" w:date="2017-02-21T20:39:00Z">
        <w:r w:rsidR="003232CC">
          <w:t>f</w:t>
        </w:r>
      </w:ins>
      <w:del w:id="825" w:author="spencer.swartz@gmail.com" w:date="2017-02-21T20:39:00Z">
        <w:r w:rsidR="00EF104A" w:rsidDel="003232CC">
          <w:delText>n</w:delText>
        </w:r>
      </w:del>
      <w:r w:rsidR="00EF104A">
        <w:t xml:space="preserve"> training videos</w:t>
      </w:r>
      <w:ins w:id="826" w:author="spencer.swartz@gmail.com" w:date="2017-02-21T20:36:00Z">
        <w:r w:rsidR="00DE6793">
          <w:t xml:space="preserve"> </w:t>
        </w:r>
      </w:ins>
      <w:ins w:id="827" w:author="spencer.swartz@gmail.com" w:date="2017-02-21T20:39:00Z">
        <w:r w:rsidR="003232CC">
          <w:t>related to</w:t>
        </w:r>
      </w:ins>
      <w:r w:rsidR="00EF104A">
        <w:t xml:space="preserve"> </w:t>
      </w:r>
      <w:r w:rsidR="00EF104A">
        <w:rPr>
          <w:i/>
        </w:rPr>
        <w:t xml:space="preserve">Surgery at the District hospital </w:t>
      </w:r>
      <w:r w:rsidR="00EF104A">
        <w:t>and</w:t>
      </w:r>
      <w:r w:rsidR="00EF104A">
        <w:rPr>
          <w:i/>
        </w:rPr>
        <w:t xml:space="preserve"> </w:t>
      </w:r>
      <w:r w:rsidR="00EF104A">
        <w:t xml:space="preserve">one </w:t>
      </w:r>
      <w:del w:id="828" w:author="spencer.swartz@gmail.com" w:date="2017-02-21T20:37:00Z">
        <w:r w:rsidR="00EF104A" w:rsidDel="00DE6793">
          <w:delText xml:space="preserve">CD </w:delText>
        </w:r>
      </w:del>
      <w:del w:id="829" w:author="spencer.swartz@gmail.com" w:date="2017-02-21T20:36:00Z">
        <w:r w:rsidR="00EF104A" w:rsidDel="00DE6793">
          <w:delText>with the following</w:delText>
        </w:r>
      </w:del>
      <w:ins w:id="830" w:author="spencer.swartz@gmail.com" w:date="2017-02-21T20:36:00Z">
        <w:r w:rsidR="00DE6793">
          <w:t xml:space="preserve"> </w:t>
        </w:r>
      </w:ins>
      <w:ins w:id="831" w:author="spencer.swartz@gmail.com" w:date="2017-02-21T20:37:00Z">
        <w:r w:rsidR="00DE6793">
          <w:t>policy</w:t>
        </w:r>
      </w:ins>
      <w:ins w:id="832" w:author="spencer.swartz@gmail.com" w:date="2017-02-21T20:39:00Z">
        <w:r w:rsidR="003232CC">
          <w:t xml:space="preserve"> and</w:t>
        </w:r>
      </w:ins>
      <w:ins w:id="833" w:author="spencer.swartz@gmail.com" w:date="2017-02-21T20:37:00Z">
        <w:r w:rsidR="00DE6793">
          <w:t xml:space="preserve"> </w:t>
        </w:r>
      </w:ins>
      <w:ins w:id="834" w:author="spencer.swartz@gmail.com" w:date="2017-02-21T20:40:00Z">
        <w:r w:rsidR="003232CC">
          <w:t xml:space="preserve">additional training </w:t>
        </w:r>
      </w:ins>
      <w:ins w:id="835" w:author="spencer.swartz@gmail.com" w:date="2017-02-21T20:37:00Z">
        <w:r w:rsidR="00DE6793">
          <w:t>CD</w:t>
        </w:r>
      </w:ins>
      <w:r w:rsidR="00EF104A">
        <w:t xml:space="preserve"> con</w:t>
      </w:r>
      <w:ins w:id="836" w:author="spencer.swartz@gmail.com" w:date="2017-02-21T20:37:00Z">
        <w:r w:rsidR="003232CC">
          <w:t>taining the following materials</w:t>
        </w:r>
      </w:ins>
      <w:del w:id="837" w:author="spencer.swartz@gmail.com" w:date="2017-02-21T20:37:00Z">
        <w:r w:rsidR="00EF104A" w:rsidDel="003232CC">
          <w:delText>tents</w:delText>
        </w:r>
      </w:del>
      <w:r w:rsidR="00EF104A">
        <w:t>:</w:t>
      </w:r>
      <w:r w:rsidR="00EF104A">
        <w:rPr>
          <w:i/>
        </w:rPr>
        <w:t xml:space="preserve">  </w:t>
      </w:r>
    </w:p>
    <w:p w14:paraId="79B961BF" w14:textId="4F09861A" w:rsidR="007A00CE" w:rsidRDefault="00EF104A">
      <w:pPr>
        <w:ind w:left="0" w:right="20" w:firstLine="0"/>
        <w:pPrChange w:id="838" w:author="spencer.swartz@gmail.com" w:date="2017-02-19T19:36:00Z">
          <w:pPr>
            <w:spacing w:after="0" w:line="259" w:lineRule="auto"/>
            <w:ind w:left="131" w:right="418" w:firstLine="0"/>
          </w:pPr>
        </w:pPrChange>
      </w:pPr>
      <w:r>
        <w:rPr>
          <w:i/>
        </w:rPr>
        <w:t xml:space="preserve"> </w:t>
      </w:r>
    </w:p>
    <w:p w14:paraId="57E7E55B" w14:textId="6B09CA68" w:rsidR="007A00CE" w:rsidRDefault="003232CC">
      <w:pPr>
        <w:ind w:left="0" w:right="20" w:firstLine="0"/>
        <w:pPrChange w:id="839" w:author="spencer.swartz@gmail.com" w:date="2017-02-19T19:36:00Z">
          <w:pPr>
            <w:spacing w:after="2" w:line="259" w:lineRule="auto"/>
            <w:ind w:left="126" w:right="418"/>
          </w:pPr>
        </w:pPrChange>
      </w:pPr>
      <w:ins w:id="840" w:author="spencer.swartz@gmail.com" w:date="2017-02-21T20:38:00Z">
        <w:r>
          <w:rPr>
            <w:i/>
          </w:rPr>
          <w:t>Policy:</w:t>
        </w:r>
      </w:ins>
      <w:del w:id="841" w:author="spencer.swartz@gmail.com" w:date="2017-02-21T20:38:00Z">
        <w:r w:rsidR="00EF104A" w:rsidDel="003232CC">
          <w:rPr>
            <w:i/>
          </w:rPr>
          <w:delText xml:space="preserve">Policy materials: </w:delText>
        </w:r>
      </w:del>
    </w:p>
    <w:p w14:paraId="7656AF65" w14:textId="77777777" w:rsidR="007A00CE" w:rsidRDefault="00EF104A">
      <w:pPr>
        <w:pStyle w:val="ListParagraph"/>
        <w:numPr>
          <w:ilvl w:val="0"/>
          <w:numId w:val="27"/>
        </w:numPr>
        <w:ind w:right="20"/>
        <w:pPrChange w:id="842" w:author="spencer.swartz@gmail.com" w:date="2017-02-19T19:37:00Z">
          <w:pPr>
            <w:spacing w:after="32"/>
            <w:ind w:left="491" w:right="918" w:hanging="401"/>
          </w:pPr>
        </w:pPrChange>
      </w:pPr>
      <w:del w:id="843" w:author="spencer.swartz@gmail.com" w:date="2017-02-19T19:38:00Z">
        <w:r w:rsidRPr="00955328" w:rsidDel="00955328">
          <w:rPr>
            <w:color w:val="FFFFFF"/>
          </w:rPr>
          <w:delText>-</w:delText>
        </w:r>
        <w:r w:rsidDel="00955328">
          <w:delText>-</w:delText>
        </w:r>
        <w:r w:rsidRPr="00955328" w:rsidDel="00955328">
          <w:rPr>
            <w:color w:val="9A9A9A"/>
          </w:rPr>
          <w:delText>-</w:delText>
        </w:r>
        <w:r w:rsidRPr="00955328" w:rsidDel="00955328">
          <w:rPr>
            <w:rFonts w:ascii="Arial" w:eastAsia="Arial" w:hAnsi="Arial" w:cs="Arial"/>
            <w:color w:val="FFFFFF"/>
          </w:rPr>
          <w:delText xml:space="preserve"> </w:delText>
        </w:r>
        <w:r w:rsidRPr="00955328" w:rsidDel="00955328">
          <w:rPr>
            <w:rFonts w:ascii="Arial" w:eastAsia="Arial" w:hAnsi="Arial" w:cs="Arial"/>
          </w:rPr>
          <w:delText xml:space="preserve"> </w:delText>
        </w:r>
        <w:r w:rsidRPr="00955328" w:rsidDel="00955328">
          <w:rPr>
            <w:rFonts w:ascii="Arial" w:eastAsia="Arial" w:hAnsi="Arial" w:cs="Arial"/>
            <w:color w:val="9A9A9A"/>
          </w:rPr>
          <w:delText xml:space="preserve"> </w:delText>
        </w:r>
        <w:r w:rsidRPr="00955328" w:rsidDel="00955328">
          <w:rPr>
            <w:rFonts w:ascii="Arial" w:eastAsia="Arial" w:hAnsi="Arial" w:cs="Arial"/>
            <w:color w:val="9A9A9A"/>
          </w:rPr>
          <w:tab/>
        </w:r>
      </w:del>
      <w:r>
        <w:t>Policy guidelines: Aide-Memoire Essential Surgical Care</w:t>
      </w:r>
      <w:r w:rsidRPr="00955328">
        <w:rPr>
          <w:color w:val="FFFFFF"/>
        </w:rPr>
        <w:t xml:space="preserve"> </w:t>
      </w:r>
      <w:r>
        <w:t xml:space="preserve"> </w:t>
      </w:r>
      <w:r w:rsidRPr="00955328">
        <w:rPr>
          <w:color w:val="9A9A9A"/>
        </w:rPr>
        <w:t xml:space="preserve"> </w:t>
      </w:r>
    </w:p>
    <w:p w14:paraId="76939FA3" w14:textId="77777777" w:rsidR="007A00CE" w:rsidRDefault="00EF104A">
      <w:pPr>
        <w:pStyle w:val="ListParagraph"/>
        <w:numPr>
          <w:ilvl w:val="0"/>
          <w:numId w:val="27"/>
        </w:numPr>
        <w:ind w:right="20"/>
        <w:pPrChange w:id="844" w:author="spencer.swartz@gmail.com" w:date="2017-02-19T19:37:00Z">
          <w:pPr>
            <w:numPr>
              <w:numId w:val="5"/>
            </w:numPr>
            <w:ind w:left="491" w:right="918" w:hanging="360"/>
          </w:pPr>
        </w:pPrChange>
      </w:pPr>
      <w:r>
        <w:t xml:space="preserve">Needs Assessment for Essential Emergency Room Equipment  </w:t>
      </w:r>
    </w:p>
    <w:p w14:paraId="18602A6D" w14:textId="77777777" w:rsidR="007A00CE" w:rsidRDefault="00EF104A">
      <w:pPr>
        <w:pStyle w:val="ListParagraph"/>
        <w:numPr>
          <w:ilvl w:val="0"/>
          <w:numId w:val="27"/>
        </w:numPr>
        <w:ind w:right="20"/>
        <w:pPrChange w:id="845" w:author="spencer.swartz@gmail.com" w:date="2017-02-19T19:37:00Z">
          <w:pPr>
            <w:numPr>
              <w:numId w:val="5"/>
            </w:numPr>
            <w:ind w:left="491" w:right="918" w:hanging="360"/>
          </w:pPr>
        </w:pPrChange>
      </w:pPr>
      <w:r>
        <w:t xml:space="preserve">Essential Emergency Equipment generic list.xls Guide to Development of a Training </w:t>
      </w:r>
    </w:p>
    <w:p w14:paraId="3C4854F7" w14:textId="77777777" w:rsidR="007A00CE" w:rsidRDefault="00EF104A">
      <w:pPr>
        <w:pStyle w:val="ListParagraph"/>
        <w:numPr>
          <w:ilvl w:val="0"/>
          <w:numId w:val="27"/>
        </w:numPr>
        <w:ind w:right="20"/>
        <w:pPrChange w:id="846" w:author="spencer.swartz@gmail.com" w:date="2017-02-19T19:37:00Z">
          <w:pPr>
            <w:ind w:left="501" w:right="918"/>
          </w:pPr>
        </w:pPrChange>
      </w:pPr>
      <w:r>
        <w:t xml:space="preserve">Curriculum on Essential Emergency Surgical Skills </w:t>
      </w:r>
    </w:p>
    <w:p w14:paraId="3DF05881" w14:textId="05D9F015" w:rsidR="007A00CE" w:rsidRDefault="00EF104A">
      <w:pPr>
        <w:pStyle w:val="ListParagraph"/>
        <w:numPr>
          <w:ilvl w:val="0"/>
          <w:numId w:val="27"/>
        </w:numPr>
        <w:ind w:right="20"/>
        <w:pPrChange w:id="847" w:author="spencer.swartz@gmail.com" w:date="2017-02-19T19:37:00Z">
          <w:pPr>
            <w:numPr>
              <w:numId w:val="5"/>
            </w:numPr>
            <w:ind w:left="491" w:right="918" w:hanging="360"/>
          </w:pPr>
        </w:pPrChange>
      </w:pPr>
      <w:r>
        <w:t xml:space="preserve">Guide to </w:t>
      </w:r>
      <w:del w:id="848" w:author="spencer.swartz@gmail.com" w:date="2017-02-21T18:31:00Z">
        <w:r w:rsidDel="00A5691D">
          <w:delText>Anaesthetic</w:delText>
        </w:r>
      </w:del>
      <w:ins w:id="849" w:author="spencer.swartz@gmail.com" w:date="2017-02-21T18:31:00Z">
        <w:r w:rsidR="00A5691D">
          <w:t>Anesthetic</w:t>
        </w:r>
      </w:ins>
      <w:r>
        <w:t xml:space="preserve"> Infrastructure and Supplies at Various Levels of Health Care Facilities  </w:t>
      </w:r>
    </w:p>
    <w:p w14:paraId="48801F5C" w14:textId="23FC9E5C" w:rsidR="007A00CE" w:rsidDel="00955328" w:rsidRDefault="00EF104A">
      <w:pPr>
        <w:ind w:left="0" w:right="20" w:firstLine="0"/>
        <w:rPr>
          <w:del w:id="850" w:author="spencer.swartz@gmail.com" w:date="2017-02-19T19:38:00Z"/>
          <w:rFonts w:ascii="Arial" w:eastAsia="Arial" w:hAnsi="Arial" w:cs="Arial"/>
          <w:color w:val="9A9A9A"/>
        </w:rPr>
        <w:pPrChange w:id="851" w:author="spencer.swartz@gmail.com" w:date="2017-02-19T19:36:00Z">
          <w:pPr>
            <w:tabs>
              <w:tab w:val="center" w:pos="3460"/>
            </w:tabs>
            <w:spacing w:after="39"/>
            <w:ind w:left="0" w:firstLine="0"/>
          </w:pPr>
        </w:pPrChange>
      </w:pPr>
      <w:del w:id="852" w:author="spencer.swartz@gmail.com" w:date="2017-02-21T20:40:00Z">
        <w:r w:rsidDel="003232CC">
          <w:rPr>
            <w:i/>
          </w:rPr>
          <w:delText>Teaching and</w:delText>
        </w:r>
      </w:del>
      <w:ins w:id="853" w:author="spencer.swartz@gmail.com" w:date="2017-02-21T20:40:00Z">
        <w:r w:rsidR="003232CC">
          <w:rPr>
            <w:i/>
          </w:rPr>
          <w:t>Additional</w:t>
        </w:r>
      </w:ins>
      <w:r>
        <w:rPr>
          <w:i/>
        </w:rPr>
        <w:t xml:space="preserve"> </w:t>
      </w:r>
      <w:ins w:id="854" w:author="spencer.swartz@gmail.com" w:date="2017-02-21T20:40:00Z">
        <w:r w:rsidR="003232CC">
          <w:rPr>
            <w:i/>
          </w:rPr>
          <w:t>T</w:t>
        </w:r>
      </w:ins>
      <w:del w:id="855" w:author="spencer.swartz@gmail.com" w:date="2017-02-21T20:40:00Z">
        <w:r w:rsidDel="003232CC">
          <w:rPr>
            <w:i/>
          </w:rPr>
          <w:delText>t</w:delText>
        </w:r>
      </w:del>
      <w:r>
        <w:rPr>
          <w:i/>
        </w:rPr>
        <w:t>raining</w:t>
      </w:r>
      <w:del w:id="856" w:author="spencer.swartz@gmail.com" w:date="2017-02-21T20:39:00Z">
        <w:r w:rsidDel="003232CC">
          <w:rPr>
            <w:i/>
          </w:rPr>
          <w:delText xml:space="preserve"> </w:delText>
        </w:r>
      </w:del>
      <w:del w:id="857" w:author="spencer.swartz@gmail.com" w:date="2017-02-21T20:38:00Z">
        <w:r w:rsidDel="003232CC">
          <w:rPr>
            <w:i/>
          </w:rPr>
          <w:delText>materials</w:delText>
        </w:r>
      </w:del>
      <w:r>
        <w:rPr>
          <w:i/>
        </w:rPr>
        <w:t xml:space="preserve">: </w:t>
      </w:r>
    </w:p>
    <w:p w14:paraId="06A240E1" w14:textId="77777777" w:rsidR="00955328" w:rsidRDefault="00955328">
      <w:pPr>
        <w:ind w:left="0" w:right="20" w:firstLine="0"/>
        <w:rPr>
          <w:ins w:id="858" w:author="spencer.swartz@gmail.com" w:date="2017-02-19T19:38:00Z"/>
        </w:rPr>
        <w:pPrChange w:id="859" w:author="spencer.swartz@gmail.com" w:date="2017-02-19T19:36:00Z">
          <w:pPr>
            <w:spacing w:after="2" w:line="259" w:lineRule="auto"/>
            <w:ind w:left="126" w:right="418"/>
          </w:pPr>
        </w:pPrChange>
      </w:pPr>
    </w:p>
    <w:p w14:paraId="763FE5BC" w14:textId="1F286790" w:rsidR="007A00CE" w:rsidRDefault="00EF104A">
      <w:pPr>
        <w:pStyle w:val="ListParagraph"/>
        <w:numPr>
          <w:ilvl w:val="0"/>
          <w:numId w:val="30"/>
        </w:numPr>
        <w:ind w:right="20"/>
        <w:pPrChange w:id="860" w:author="spencer.swartz@gmail.com" w:date="2017-02-19T19:38:00Z">
          <w:pPr>
            <w:tabs>
              <w:tab w:val="center" w:pos="3460"/>
            </w:tabs>
            <w:spacing w:after="39"/>
            <w:ind w:left="0" w:firstLine="0"/>
          </w:pPr>
        </w:pPrChange>
      </w:pPr>
      <w:del w:id="861" w:author="spencer.swartz@gmail.com" w:date="2017-02-19T19:38:00Z">
        <w:r w:rsidRPr="00955328" w:rsidDel="00955328">
          <w:rPr>
            <w:color w:val="FFFFFF"/>
          </w:rPr>
          <w:delText>-</w:delText>
        </w:r>
        <w:r w:rsidDel="00955328">
          <w:delText>-</w:delText>
        </w:r>
        <w:r w:rsidRPr="00955328" w:rsidDel="00955328">
          <w:rPr>
            <w:color w:val="9A9A9A"/>
          </w:rPr>
          <w:delText>-</w:delText>
        </w:r>
        <w:r w:rsidRPr="00955328" w:rsidDel="00955328">
          <w:rPr>
            <w:rFonts w:ascii="Arial" w:eastAsia="Arial" w:hAnsi="Arial" w:cs="Arial"/>
            <w:color w:val="FFFFFF"/>
          </w:rPr>
          <w:delText xml:space="preserve"> </w:delText>
        </w:r>
        <w:r w:rsidRPr="00955328" w:rsidDel="00955328">
          <w:rPr>
            <w:rFonts w:ascii="Arial" w:eastAsia="Arial" w:hAnsi="Arial" w:cs="Arial"/>
          </w:rPr>
          <w:delText xml:space="preserve"> </w:delText>
        </w:r>
        <w:r w:rsidRPr="00955328" w:rsidDel="00955328">
          <w:rPr>
            <w:rFonts w:ascii="Arial" w:eastAsia="Arial" w:hAnsi="Arial" w:cs="Arial"/>
            <w:color w:val="9A9A9A"/>
          </w:rPr>
          <w:delText xml:space="preserve"> </w:delText>
        </w:r>
        <w:r w:rsidRPr="00955328" w:rsidDel="00955328">
          <w:rPr>
            <w:rFonts w:ascii="Arial" w:eastAsia="Arial" w:hAnsi="Arial" w:cs="Arial"/>
            <w:color w:val="9A9A9A"/>
          </w:rPr>
          <w:tab/>
        </w:r>
      </w:del>
      <w:r>
        <w:t xml:space="preserve">Surgical Care District Hospital (SCDH) manual </w:t>
      </w:r>
      <w:del w:id="862" w:author="spencer.swartz@gmail.com" w:date="2017-02-21T18:31:00Z">
        <w:r w:rsidDel="00A5691D">
          <w:delText>pdf  and</w:delText>
        </w:r>
      </w:del>
      <w:ins w:id="863" w:author="spencer.swartz@gmail.com" w:date="2017-02-21T18:31:00Z">
        <w:r w:rsidR="00A5691D">
          <w:t>pdf and</w:t>
        </w:r>
      </w:ins>
      <w:r>
        <w:t xml:space="preserve"> html</w:t>
      </w:r>
      <w:r w:rsidRPr="00955328">
        <w:rPr>
          <w:color w:val="FFFFFF"/>
        </w:rPr>
        <w:t xml:space="preserve"> </w:t>
      </w:r>
      <w:r>
        <w:t xml:space="preserve"> </w:t>
      </w:r>
      <w:r w:rsidRPr="00955328">
        <w:rPr>
          <w:color w:val="9A9A9A"/>
        </w:rPr>
        <w:t xml:space="preserve"> </w:t>
      </w:r>
    </w:p>
    <w:p w14:paraId="0C5D4AEC" w14:textId="77777777" w:rsidR="007A00CE" w:rsidRDefault="00EF104A">
      <w:pPr>
        <w:pStyle w:val="ListParagraph"/>
        <w:numPr>
          <w:ilvl w:val="0"/>
          <w:numId w:val="30"/>
        </w:numPr>
        <w:ind w:right="20"/>
        <w:pPrChange w:id="864" w:author="spencer.swartz@gmail.com" w:date="2017-02-19T19:38:00Z">
          <w:pPr>
            <w:tabs>
              <w:tab w:val="center" w:pos="3447"/>
            </w:tabs>
            <w:ind w:left="0" w:firstLine="0"/>
          </w:pPr>
        </w:pPrChange>
      </w:pPr>
      <w:del w:id="865" w:author="spencer.swartz@gmail.com" w:date="2017-02-19T19:38:00Z">
        <w:r w:rsidRPr="00955328" w:rsidDel="00955328">
          <w:rPr>
            <w:color w:val="FFFFFF"/>
          </w:rPr>
          <w:delText>-</w:delText>
        </w:r>
        <w:r w:rsidDel="00955328">
          <w:delText>-</w:delText>
        </w:r>
        <w:r w:rsidRPr="00955328" w:rsidDel="00955328">
          <w:rPr>
            <w:color w:val="9A9A9A"/>
          </w:rPr>
          <w:delText>-</w:delText>
        </w:r>
        <w:r w:rsidRPr="00955328" w:rsidDel="00955328">
          <w:rPr>
            <w:rFonts w:ascii="Arial" w:eastAsia="Arial" w:hAnsi="Arial" w:cs="Arial"/>
            <w:color w:val="FFFFFF"/>
          </w:rPr>
          <w:delText xml:space="preserve"> </w:delText>
        </w:r>
        <w:r w:rsidRPr="00955328" w:rsidDel="00955328">
          <w:rPr>
            <w:rFonts w:ascii="Arial" w:eastAsia="Arial" w:hAnsi="Arial" w:cs="Arial"/>
          </w:rPr>
          <w:delText xml:space="preserve"> </w:delText>
        </w:r>
        <w:r w:rsidRPr="00955328" w:rsidDel="00955328">
          <w:rPr>
            <w:rFonts w:ascii="Arial" w:eastAsia="Arial" w:hAnsi="Arial" w:cs="Arial"/>
            <w:color w:val="9A9A9A"/>
          </w:rPr>
          <w:delText xml:space="preserve"> </w:delText>
        </w:r>
        <w:r w:rsidRPr="00955328" w:rsidDel="00955328">
          <w:rPr>
            <w:rFonts w:ascii="Arial" w:eastAsia="Arial" w:hAnsi="Arial" w:cs="Arial"/>
            <w:color w:val="9A9A9A"/>
          </w:rPr>
          <w:tab/>
        </w:r>
      </w:del>
      <w:r>
        <w:t xml:space="preserve">Surgical Care District Hospital (SCDH) teaching power point </w:t>
      </w:r>
      <w:r w:rsidRPr="00955328">
        <w:rPr>
          <w:color w:val="FFFFFF"/>
        </w:rPr>
        <w:t xml:space="preserve"> </w:t>
      </w:r>
      <w:r>
        <w:t xml:space="preserve"> </w:t>
      </w:r>
      <w:r w:rsidRPr="00955328">
        <w:rPr>
          <w:color w:val="9A9A9A"/>
        </w:rPr>
        <w:t xml:space="preserve"> </w:t>
      </w:r>
    </w:p>
    <w:p w14:paraId="720FE951" w14:textId="77777777" w:rsidR="007A00CE" w:rsidRDefault="00EF104A">
      <w:pPr>
        <w:pStyle w:val="ListParagraph"/>
        <w:numPr>
          <w:ilvl w:val="0"/>
          <w:numId w:val="30"/>
        </w:numPr>
        <w:ind w:right="20"/>
        <w:pPrChange w:id="866" w:author="spencer.swartz@gmail.com" w:date="2017-02-19T19:38:00Z">
          <w:pPr>
            <w:numPr>
              <w:numId w:val="5"/>
            </w:numPr>
            <w:ind w:left="491" w:right="918" w:hanging="360"/>
          </w:pPr>
        </w:pPrChange>
      </w:pPr>
      <w:r>
        <w:t xml:space="preserve">Evaluation of Self Learning based on WHO manual SCDH  </w:t>
      </w:r>
    </w:p>
    <w:p w14:paraId="6776C15C" w14:textId="2DCE5D55" w:rsidR="007A00CE" w:rsidRDefault="00EF104A">
      <w:pPr>
        <w:pStyle w:val="ListParagraph"/>
        <w:numPr>
          <w:ilvl w:val="0"/>
          <w:numId w:val="30"/>
        </w:numPr>
        <w:ind w:right="20"/>
        <w:pPrChange w:id="867" w:author="spencer.swartz@gmail.com" w:date="2017-02-19T19:38:00Z">
          <w:pPr>
            <w:numPr>
              <w:numId w:val="5"/>
            </w:numPr>
            <w:ind w:left="491" w:right="918" w:hanging="360"/>
          </w:pPr>
        </w:pPrChange>
      </w:pPr>
      <w:r>
        <w:t xml:space="preserve">Best Practice Protocols for </w:t>
      </w:r>
      <w:del w:id="868" w:author="spencer.swartz@gmail.com" w:date="2017-02-21T18:31:00Z">
        <w:r w:rsidDel="00A5691D">
          <w:delText>Clinical  Procedures</w:delText>
        </w:r>
      </w:del>
      <w:ins w:id="869" w:author="spencer.swartz@gmail.com" w:date="2017-02-21T18:31:00Z">
        <w:r w:rsidR="00A5691D">
          <w:t>Clinical Procedures</w:t>
        </w:r>
      </w:ins>
      <w:r>
        <w:t xml:space="preserve"> Safety  </w:t>
      </w:r>
    </w:p>
    <w:p w14:paraId="51E4C6DB" w14:textId="77777777" w:rsidR="007A00CE" w:rsidRDefault="00EF104A">
      <w:pPr>
        <w:pStyle w:val="ListParagraph"/>
        <w:numPr>
          <w:ilvl w:val="0"/>
          <w:numId w:val="30"/>
        </w:numPr>
        <w:ind w:right="20"/>
        <w:pPrChange w:id="870" w:author="spencer.swartz@gmail.com" w:date="2017-02-19T19:38:00Z">
          <w:pPr>
            <w:numPr>
              <w:numId w:val="5"/>
            </w:numPr>
            <w:ind w:left="491" w:right="918" w:hanging="360"/>
          </w:pPr>
        </w:pPrChange>
      </w:pPr>
      <w:r>
        <w:t xml:space="preserve">Best Practice Guidelines on Emergency Surgical Care in Disaster Situations  </w:t>
      </w:r>
    </w:p>
    <w:p w14:paraId="50AD90A1" w14:textId="77777777" w:rsidR="007A00CE" w:rsidRDefault="00EF104A">
      <w:pPr>
        <w:pStyle w:val="ListParagraph"/>
        <w:numPr>
          <w:ilvl w:val="0"/>
          <w:numId w:val="30"/>
        </w:numPr>
        <w:ind w:right="20"/>
        <w:pPrChange w:id="871" w:author="spencer.swartz@gmail.com" w:date="2017-02-19T19:38:00Z">
          <w:pPr>
            <w:numPr>
              <w:numId w:val="5"/>
            </w:numPr>
            <w:ind w:left="491" w:right="918" w:hanging="360"/>
          </w:pPr>
        </w:pPrChange>
      </w:pPr>
      <w:r>
        <w:t xml:space="preserve">Sample brief report of training workshop  </w:t>
      </w:r>
    </w:p>
    <w:p w14:paraId="2D925EDC" w14:textId="77777777" w:rsidR="007A00CE" w:rsidRDefault="00EF104A">
      <w:pPr>
        <w:pStyle w:val="ListParagraph"/>
        <w:numPr>
          <w:ilvl w:val="0"/>
          <w:numId w:val="30"/>
        </w:numPr>
        <w:ind w:right="20"/>
        <w:pPrChange w:id="872" w:author="spencer.swartz@gmail.com" w:date="2017-02-19T19:38:00Z">
          <w:pPr>
            <w:numPr>
              <w:numId w:val="5"/>
            </w:numPr>
            <w:ind w:left="491" w:right="918" w:hanging="360"/>
          </w:pPr>
        </w:pPrChange>
      </w:pPr>
      <w:r>
        <w:t xml:space="preserve">Participants evaluation of training workshop  </w:t>
      </w:r>
    </w:p>
    <w:p w14:paraId="634DE6C0" w14:textId="699F3214" w:rsidR="007A00CE" w:rsidDel="0017127E" w:rsidRDefault="00EF104A">
      <w:pPr>
        <w:pStyle w:val="ListParagraph"/>
        <w:numPr>
          <w:ilvl w:val="0"/>
          <w:numId w:val="30"/>
        </w:numPr>
        <w:ind w:right="20"/>
        <w:rPr>
          <w:del w:id="873" w:author="spencer.swartz@gmail.com" w:date="2017-02-19T19:38:00Z"/>
        </w:rPr>
        <w:pPrChange w:id="874" w:author="spencer.swartz@gmail.com" w:date="2017-02-19T19:38:00Z">
          <w:pPr>
            <w:spacing w:after="0" w:line="259" w:lineRule="auto"/>
            <w:ind w:left="131" w:firstLine="0"/>
          </w:pPr>
        </w:pPrChange>
      </w:pPr>
      <w:r>
        <w:t xml:space="preserve">Model Agenda training workshop  </w:t>
      </w:r>
    </w:p>
    <w:p w14:paraId="03BAF5C3" w14:textId="1F0A4E27" w:rsidR="0017127E" w:rsidRDefault="0017127E">
      <w:pPr>
        <w:pStyle w:val="ListParagraph"/>
        <w:numPr>
          <w:ilvl w:val="0"/>
          <w:numId w:val="30"/>
        </w:numPr>
        <w:ind w:right="20"/>
        <w:rPr>
          <w:ins w:id="875" w:author="spencer.swartz@gmail.com" w:date="2017-02-21T20:45:00Z"/>
        </w:rPr>
        <w:pPrChange w:id="876" w:author="spencer.swartz@gmail.com" w:date="2017-02-19T19:38:00Z">
          <w:pPr>
            <w:numPr>
              <w:numId w:val="5"/>
            </w:numPr>
            <w:ind w:left="491" w:right="918" w:hanging="360"/>
          </w:pPr>
        </w:pPrChange>
      </w:pPr>
    </w:p>
    <w:p w14:paraId="3E9A42DE" w14:textId="288B01C5" w:rsidR="007A00CE" w:rsidDel="007E77E4" w:rsidRDefault="00005B46">
      <w:pPr>
        <w:rPr>
          <w:del w:id="877" w:author="Spencer Swartz" w:date="2017-02-22T09:44:00Z"/>
        </w:rPr>
        <w:pPrChange w:id="878" w:author="spencer.swartz@gmail.com" w:date="2017-02-21T20:45:00Z">
          <w:pPr>
            <w:spacing w:after="0" w:line="259" w:lineRule="auto"/>
            <w:ind w:left="131" w:firstLine="0"/>
          </w:pPr>
        </w:pPrChange>
      </w:pPr>
      <w:ins w:id="879" w:author="spencer.swartz@gmail.com" w:date="2017-02-21T20:45:00Z">
        <w:del w:id="880" w:author="Spencer Swartz" w:date="2017-02-22T09:44:00Z">
          <w:r w:rsidDel="007E77E4">
            <w:delText>These meeting were held with</w:delText>
          </w:r>
          <w:r w:rsidR="0017127E" w:rsidDel="007E77E4">
            <w:delText xml:space="preserve"> </w:delText>
          </w:r>
        </w:del>
      </w:ins>
      <w:ins w:id="881" w:author="spencer.swartz@gmail.com" w:date="2017-02-21T20:46:00Z">
        <w:del w:id="882" w:author="Spencer Swartz" w:date="2017-02-22T09:44:00Z">
          <w:r w:rsidR="0017127E" w:rsidDel="007E77E4">
            <w:delText xml:space="preserve">three </w:delText>
          </w:r>
        </w:del>
      </w:ins>
      <w:ins w:id="883" w:author="spencer.swartz@gmail.com" w:date="2017-02-21T20:49:00Z">
        <w:del w:id="884" w:author="Spencer Swartz" w:date="2017-02-22T09:44:00Z">
          <w:r w:rsidDel="007E77E4">
            <w:delText>separate health entities</w:delText>
          </w:r>
        </w:del>
      </w:ins>
      <w:ins w:id="885" w:author="spencer.swartz@gmail.com" w:date="2017-02-21T20:46:00Z">
        <w:del w:id="886" w:author="Spencer Swartz" w:date="2017-02-22T09:44:00Z">
          <w:r w:rsidR="0017127E" w:rsidDel="007E77E4">
            <w:delText xml:space="preserve"> </w:delText>
          </w:r>
        </w:del>
      </w:ins>
      <w:ins w:id="887" w:author="spencer.swartz@gmail.com" w:date="2017-02-21T20:47:00Z">
        <w:del w:id="888" w:author="Spencer Swartz" w:date="2017-02-22T09:44:00Z">
          <w:r w:rsidR="0017127E" w:rsidDel="007E77E4">
            <w:delText>(</w:delText>
          </w:r>
        </w:del>
      </w:ins>
      <w:ins w:id="889" w:author="spencer.swartz@gmail.com" w:date="2017-02-21T20:48:00Z">
        <w:del w:id="890" w:author="Spencer Swartz" w:date="2017-02-22T09:44:00Z">
          <w:r w:rsidDel="007E77E4">
            <w:delText xml:space="preserve">the </w:delText>
          </w:r>
        </w:del>
      </w:ins>
      <w:ins w:id="891" w:author="spencer.swartz@gmail.com" w:date="2017-02-21T20:47:00Z">
        <w:del w:id="892" w:author="Spencer Swartz" w:date="2017-02-22T09:44:00Z">
          <w:r w:rsidR="0017127E" w:rsidDel="007E77E4">
            <w:delText>WHO County Office,</w:delText>
          </w:r>
        </w:del>
      </w:ins>
      <w:ins w:id="893" w:author="spencer.swartz@gmail.com" w:date="2017-02-21T20:48:00Z">
        <w:del w:id="894" w:author="Spencer Swartz" w:date="2017-02-22T09:44:00Z">
          <w:r w:rsidDel="007E77E4">
            <w:delText xml:space="preserve"> the Ministry of Health, </w:delText>
          </w:r>
        </w:del>
      </w:ins>
      <w:ins w:id="895" w:author="spencer.swartz@gmail.com" w:date="2017-02-21T20:49:00Z">
        <w:del w:id="896" w:author="Spencer Swartz" w:date="2017-02-22T09:44:00Z">
          <w:r w:rsidDel="007E77E4">
            <w:delText>(SNNPR) State Health Bureau</w:delText>
          </w:r>
        </w:del>
      </w:ins>
      <w:ins w:id="897" w:author="spencer.swartz@gmail.com" w:date="2017-02-21T20:47:00Z">
        <w:del w:id="898" w:author="Spencer Swartz" w:date="2017-02-22T09:44:00Z">
          <w:r w:rsidR="0017127E" w:rsidDel="007E77E4">
            <w:delText>)</w:delText>
          </w:r>
        </w:del>
      </w:ins>
      <w:ins w:id="899" w:author="spencer.swartz@gmail.com" w:date="2017-02-21T20:49:00Z">
        <w:del w:id="900" w:author="Spencer Swartz" w:date="2017-02-22T09:44:00Z">
          <w:r w:rsidDel="007E77E4">
            <w:delText xml:space="preserve">, </w:delText>
          </w:r>
        </w:del>
      </w:ins>
      <w:ins w:id="901" w:author="spencer.swartz@gmail.com" w:date="2017-02-21T20:46:00Z">
        <w:del w:id="902" w:author="Spencer Swartz" w:date="2017-02-22T09:44:00Z">
          <w:r w:rsidR="0017127E" w:rsidDel="007E77E4">
            <w:delText xml:space="preserve">the </w:delText>
          </w:r>
        </w:del>
      </w:ins>
      <w:ins w:id="903" w:author="spencer.swartz@gmail.com" w:date="2017-02-21T20:47:00Z">
        <w:del w:id="904" w:author="Spencer Swartz" w:date="2017-02-22T09:44:00Z">
          <w:r w:rsidR="0017127E" w:rsidDel="007E77E4">
            <w:delText>minutes</w:delText>
          </w:r>
        </w:del>
      </w:ins>
      <w:ins w:id="905" w:author="spencer.swartz@gmail.com" w:date="2017-02-21T20:46:00Z">
        <w:del w:id="906" w:author="Spencer Swartz" w:date="2017-02-22T09:44:00Z">
          <w:r w:rsidR="0017127E" w:rsidDel="007E77E4">
            <w:delText xml:space="preserve"> of the </w:delText>
          </w:r>
        </w:del>
      </w:ins>
      <w:ins w:id="907" w:author="spencer.swartz@gmail.com" w:date="2017-02-21T20:47:00Z">
        <w:del w:id="908" w:author="Spencer Swartz" w:date="2017-02-22T09:44:00Z">
          <w:r w:rsidR="0017127E" w:rsidDel="007E77E4">
            <w:delText>meetings</w:delText>
          </w:r>
        </w:del>
      </w:ins>
      <w:ins w:id="909" w:author="spencer.swartz@gmail.com" w:date="2017-02-21T20:46:00Z">
        <w:del w:id="910" w:author="Spencer Swartz" w:date="2017-02-22T09:44:00Z">
          <w:r w:rsidR="0017127E" w:rsidDel="007E77E4">
            <w:delText xml:space="preserve"> are below and include </w:delText>
          </w:r>
        </w:del>
      </w:ins>
      <w:ins w:id="911" w:author="spencer.swartz@gmail.com" w:date="2017-02-21T20:47:00Z">
        <w:del w:id="912" w:author="Spencer Swartz" w:date="2017-02-22T09:44:00Z">
          <w:r w:rsidR="0017127E" w:rsidDel="007E77E4">
            <w:delText>additional</w:delText>
          </w:r>
        </w:del>
      </w:ins>
      <w:ins w:id="913" w:author="spencer.swartz@gmail.com" w:date="2017-02-21T20:46:00Z">
        <w:del w:id="914" w:author="Spencer Swartz" w:date="2017-02-22T09:44:00Z">
          <w:r w:rsidR="0017127E" w:rsidDel="007E77E4">
            <w:delText xml:space="preserve"> </w:delText>
          </w:r>
        </w:del>
      </w:ins>
      <w:ins w:id="915" w:author="spencer.swartz@gmail.com" w:date="2017-02-21T20:47:00Z">
        <w:del w:id="916" w:author="Spencer Swartz" w:date="2017-02-22T09:44:00Z">
          <w:r w:rsidR="0017127E" w:rsidDel="007E77E4">
            <w:delText>information.</w:delText>
          </w:r>
        </w:del>
      </w:ins>
      <w:del w:id="917" w:author="Spencer Swartz" w:date="2017-02-22T09:44:00Z">
        <w:r w:rsidR="00EF104A" w:rsidDel="007E77E4">
          <w:delText xml:space="preserve"> </w:delText>
        </w:r>
      </w:del>
    </w:p>
    <w:p w14:paraId="3F0426CD" w14:textId="77777777" w:rsidR="007A00CE" w:rsidDel="00DE263A" w:rsidRDefault="00EF104A">
      <w:pPr>
        <w:rPr>
          <w:del w:id="918" w:author="Spencer Swartz" w:date="2017-02-22T10:05:00Z"/>
        </w:rPr>
        <w:pPrChange w:id="919" w:author="spencer.swartz@gmail.com" w:date="2017-02-21T20:45:00Z">
          <w:pPr>
            <w:spacing w:after="0" w:line="259" w:lineRule="auto"/>
            <w:ind w:left="131" w:firstLine="0"/>
          </w:pPr>
        </w:pPrChange>
      </w:pPr>
      <w:del w:id="920" w:author="spencer.swartz@gmail.com" w:date="2017-02-19T19:38:00Z">
        <w:r w:rsidDel="00955328">
          <w:delText xml:space="preserve">    </w:delText>
        </w:r>
      </w:del>
    </w:p>
    <w:p w14:paraId="1D514C62" w14:textId="419DCBC8" w:rsidR="007A00CE" w:rsidDel="003D4AD9" w:rsidRDefault="00EF104A">
      <w:pPr>
        <w:ind w:left="0" w:firstLine="0"/>
        <w:rPr>
          <w:del w:id="921" w:author="Spencer Swartz" w:date="2017-02-22T10:03:00Z"/>
        </w:rPr>
        <w:pPrChange w:id="922" w:author="Spencer Swartz" w:date="2017-02-22T10:05:00Z">
          <w:pPr>
            <w:numPr>
              <w:numId w:val="6"/>
            </w:numPr>
            <w:spacing w:after="10" w:line="249" w:lineRule="auto"/>
            <w:ind w:left="371" w:hanging="240"/>
          </w:pPr>
        </w:pPrChange>
      </w:pPr>
      <w:del w:id="923" w:author="Spencer Swartz" w:date="2017-02-22T10:03:00Z">
        <w:r w:rsidDel="003D4AD9">
          <w:delText xml:space="preserve">Meetings at WHO </w:delText>
        </w:r>
      </w:del>
      <w:ins w:id="924" w:author="spencer.swartz@gmail.com" w:date="2017-02-21T21:00:00Z">
        <w:del w:id="925" w:author="Spencer Swartz" w:date="2017-02-22T10:03:00Z">
          <w:r w:rsidR="0063597A" w:rsidDel="003D4AD9">
            <w:delText>C</w:delText>
          </w:r>
        </w:del>
      </w:ins>
      <w:del w:id="926" w:author="Spencer Swartz" w:date="2017-02-22T10:03:00Z">
        <w:r w:rsidDel="003D4AD9">
          <w:delText xml:space="preserve">country </w:delText>
        </w:r>
      </w:del>
      <w:ins w:id="927" w:author="spencer.swartz@gmail.com" w:date="2017-02-21T21:00:00Z">
        <w:del w:id="928" w:author="Spencer Swartz" w:date="2017-02-22T10:03:00Z">
          <w:r w:rsidR="0063597A" w:rsidDel="003D4AD9">
            <w:delText>O</w:delText>
          </w:r>
        </w:del>
      </w:ins>
      <w:del w:id="929" w:author="Spencer Swartz" w:date="2017-02-22T10:03:00Z">
        <w:r w:rsidDel="003D4AD9">
          <w:delText xml:space="preserve">office, Addis Abba: </w:delText>
        </w:r>
      </w:del>
    </w:p>
    <w:p w14:paraId="52EC1122" w14:textId="34FF47AB" w:rsidR="007A00CE" w:rsidDel="003D4AD9" w:rsidRDefault="003D4AD9">
      <w:pPr>
        <w:ind w:left="0" w:firstLine="0"/>
        <w:rPr>
          <w:del w:id="930" w:author="Spencer Swartz" w:date="2017-02-22T10:03:00Z"/>
        </w:rPr>
        <w:pPrChange w:id="931" w:author="Spencer Swartz" w:date="2017-02-22T10:05:00Z">
          <w:pPr>
            <w:spacing w:after="0" w:line="259" w:lineRule="auto"/>
            <w:ind w:left="0" w:firstLine="0"/>
          </w:pPr>
        </w:pPrChange>
      </w:pPr>
      <w:ins w:id="932" w:author="spencer.swartz@gmail.com" w:date="2017-02-19T21:26:00Z">
        <w:del w:id="933" w:author="Spencer Swartz" w:date="2017-02-22T10:03:00Z">
          <w:r w:rsidDel="003D4AD9">
            <w:rPr>
              <w:noProof/>
            </w:rPr>
            <mc:AlternateContent>
              <mc:Choice Requires="wps">
                <w:drawing>
                  <wp:anchor distT="0" distB="0" distL="114300" distR="114300" simplePos="0" relativeHeight="251667456" behindDoc="0" locked="0" layoutInCell="1" allowOverlap="1" wp14:anchorId="4D835FA8" wp14:editId="23A8245E">
                    <wp:simplePos x="0" y="0"/>
                    <wp:positionH relativeFrom="column">
                      <wp:posOffset>4149090</wp:posOffset>
                    </wp:positionH>
                    <wp:positionV relativeFrom="paragraph">
                      <wp:posOffset>-64135</wp:posOffset>
                    </wp:positionV>
                    <wp:extent cx="2172970" cy="3075305"/>
                    <wp:effectExtent l="0" t="0" r="17780" b="10795"/>
                    <wp:wrapSquare wrapText="bothSides"/>
                    <wp:docPr id="3" name="Text Box 3"/>
                    <wp:cNvGraphicFramePr/>
                    <a:graphic xmlns:a="http://schemas.openxmlformats.org/drawingml/2006/main">
                      <a:graphicData uri="http://schemas.microsoft.com/office/word/2010/wordprocessingShape">
                        <wps:wsp>
                          <wps:cNvSpPr txBox="1"/>
                          <wps:spPr>
                            <a:xfrm>
                              <a:off x="0" y="0"/>
                              <a:ext cx="2172970" cy="3075305"/>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Change w:id="934" w:author="spencer.swartz@gmail.com" w:date="2017-02-19T21:32:00Z">
                                    <w:tblPr>
                                      <w:tblStyle w:val="TableGrid0"/>
                                      <w:tblW w:w="0" w:type="auto"/>
                                      <w:tblLook w:val="04A0" w:firstRow="1" w:lastRow="0" w:firstColumn="1" w:lastColumn="0" w:noHBand="0" w:noVBand="1"/>
                                    </w:tblPr>
                                  </w:tblPrChange>
                                </w:tblPr>
                                <w:tblGrid>
                                  <w:gridCol w:w="3145"/>
                                  <w:tblGridChange w:id="935">
                                    <w:tblGrid>
                                      <w:gridCol w:w="2399"/>
                                    </w:tblGrid>
                                  </w:tblGridChange>
                                </w:tblGrid>
                                <w:tr w:rsidR="00C11B81" w14:paraId="7F908658" w14:textId="77777777" w:rsidTr="00D3224F">
                                  <w:trPr>
                                    <w:ins w:id="936" w:author="spencer.swartz@gmail.com" w:date="2017-02-19T21:27:00Z"/>
                                  </w:trPr>
                                  <w:tc>
                                    <w:tcPr>
                                      <w:tcW w:w="3145" w:type="dxa"/>
                                      <w:tcBorders>
                                        <w:top w:val="nil"/>
                                        <w:left w:val="nil"/>
                                        <w:bottom w:val="single" w:sz="4" w:space="0" w:color="auto"/>
                                        <w:right w:val="nil"/>
                                      </w:tcBorders>
                                      <w:tcPrChange w:id="937" w:author="spencer.swartz@gmail.com" w:date="2017-02-19T21:32:00Z">
                                        <w:tcPr>
                                          <w:tcW w:w="2399" w:type="dxa"/>
                                        </w:tcPr>
                                      </w:tcPrChange>
                                    </w:tcPr>
                                    <w:p w14:paraId="75169CF6" w14:textId="331EC093" w:rsidR="00C11B81" w:rsidRPr="00D3224F" w:rsidRDefault="00C11B81">
                                      <w:pPr>
                                        <w:spacing w:after="0" w:afterAutospacing="0"/>
                                        <w:ind w:left="0" w:firstLine="0"/>
                                        <w:jc w:val="center"/>
                                        <w:rPr>
                                          <w:ins w:id="938" w:author="spencer.swartz@gmail.com" w:date="2017-02-19T21:27:00Z"/>
                                          <w:b/>
                                          <w:rPrChange w:id="939" w:author="spencer.swartz@gmail.com" w:date="2017-02-19T21:27:00Z">
                                            <w:rPr>
                                              <w:ins w:id="940" w:author="spencer.swartz@gmail.com" w:date="2017-02-19T21:27:00Z"/>
                                            </w:rPr>
                                          </w:rPrChange>
                                        </w:rPr>
                                        <w:pPrChange w:id="941" w:author="spencer.swartz@gmail.com" w:date="2017-02-19T21:28:00Z">
                                          <w:pPr>
                                            <w:ind w:left="0" w:firstLine="0"/>
                                          </w:pPr>
                                        </w:pPrChange>
                                      </w:pPr>
                                      <w:ins w:id="942" w:author="spencer.swartz@gmail.com" w:date="2017-02-19T21:27:00Z">
                                        <w:del w:id="943" w:author="Spencer Swartz" w:date="2017-02-22T09:57:00Z">
                                          <w:r w:rsidRPr="00D3224F" w:rsidDel="006033F1">
                                            <w:rPr>
                                              <w:b/>
                                              <w:rPrChange w:id="944" w:author="spencer.swartz@gmail.com" w:date="2017-02-19T21:27:00Z">
                                                <w:rPr/>
                                              </w:rPrChange>
                                            </w:rPr>
                                            <w:delText xml:space="preserve">In </w:delText>
                                          </w:r>
                                        </w:del>
                                      </w:ins>
                                      <w:ins w:id="945" w:author="spencer.swartz@gmail.com" w:date="2017-02-19T21:32:00Z">
                                        <w:del w:id="946" w:author="Spencer Swartz" w:date="2017-02-22T09:57:00Z">
                                          <w:r w:rsidRPr="00D3224F" w:rsidDel="006033F1">
                                            <w:rPr>
                                              <w:b/>
                                            </w:rPr>
                                            <w:delText>Attendance</w:delText>
                                          </w:r>
                                        </w:del>
                                      </w:ins>
                                      <w:ins w:id="947" w:author="Spencer Swartz" w:date="2017-02-22T09:57:00Z">
                                        <w:r>
                                          <w:rPr>
                                            <w:b/>
                                          </w:rPr>
                                          <w:t>Meeting Leaders</w:t>
                                        </w:r>
                                      </w:ins>
                                    </w:p>
                                  </w:tc>
                                </w:tr>
                                <w:tr w:rsidR="00C11B81" w14:paraId="2BFB9149" w14:textId="77777777" w:rsidTr="00D3224F">
                                  <w:trPr>
                                    <w:ins w:id="948" w:author="spencer.swartz@gmail.com" w:date="2017-02-19T21:27:00Z"/>
                                  </w:trPr>
                                  <w:tc>
                                    <w:tcPr>
                                      <w:tcW w:w="3145" w:type="dxa"/>
                                      <w:tcBorders>
                                        <w:top w:val="single" w:sz="4" w:space="0" w:color="auto"/>
                                      </w:tcBorders>
                                      <w:tcPrChange w:id="949" w:author="spencer.swartz@gmail.com" w:date="2017-02-19T21:32:00Z">
                                        <w:tcPr>
                                          <w:tcW w:w="2399" w:type="dxa"/>
                                        </w:tcPr>
                                      </w:tcPrChange>
                                    </w:tcPr>
                                    <w:p w14:paraId="6D120DC6" w14:textId="3E458B36" w:rsidR="00C11B81" w:rsidRPr="00D3224F" w:rsidRDefault="00C11B81">
                                      <w:pPr>
                                        <w:spacing w:after="0" w:afterAutospacing="0"/>
                                        <w:ind w:left="0" w:firstLine="0"/>
                                        <w:rPr>
                                          <w:ins w:id="950" w:author="spencer.swartz@gmail.com" w:date="2017-02-19T21:27:00Z"/>
                                          <w:b/>
                                          <w:rPrChange w:id="951" w:author="spencer.swartz@gmail.com" w:date="2017-02-19T21:30:00Z">
                                            <w:rPr>
                                              <w:ins w:id="952" w:author="spencer.swartz@gmail.com" w:date="2017-02-19T21:27:00Z"/>
                                            </w:rPr>
                                          </w:rPrChange>
                                        </w:rPr>
                                        <w:pPrChange w:id="953" w:author="spencer.swartz@gmail.com" w:date="2017-02-19T21:28:00Z">
                                          <w:pPr>
                                            <w:ind w:left="0" w:firstLine="0"/>
                                          </w:pPr>
                                        </w:pPrChange>
                                      </w:pPr>
                                      <w:ins w:id="954" w:author="spencer.swartz@gmail.com" w:date="2017-02-19T21:27:00Z">
                                        <w:r>
                                          <w:rPr>
                                            <w:b/>
                                          </w:rPr>
                                          <w:t>Dr Babaniyi</w:t>
                                        </w:r>
                                      </w:ins>
                                    </w:p>
                                    <w:p w14:paraId="667EDD45" w14:textId="5C6D6D96" w:rsidR="00C11B81" w:rsidRDefault="00C11B81">
                                      <w:pPr>
                                        <w:spacing w:after="0" w:afterAutospacing="0"/>
                                        <w:ind w:left="0" w:firstLine="0"/>
                                        <w:rPr>
                                          <w:ins w:id="955" w:author="spencer.swartz@gmail.com" w:date="2017-02-19T21:27:00Z"/>
                                        </w:rPr>
                                        <w:pPrChange w:id="956" w:author="spencer.swartz@gmail.com" w:date="2017-02-19T21:28:00Z">
                                          <w:pPr>
                                            <w:ind w:left="0" w:firstLine="0"/>
                                          </w:pPr>
                                        </w:pPrChange>
                                      </w:pPr>
                                      <w:ins w:id="957" w:author="spencer.swartz@gmail.com" w:date="2017-02-19T21:27:00Z">
                                        <w:r>
                                          <w:t>WHO/WR/Ethiopia</w:t>
                                        </w:r>
                                      </w:ins>
                                    </w:p>
                                  </w:tc>
                                </w:tr>
                                <w:tr w:rsidR="00C11B81" w14:paraId="693099EA" w14:textId="77777777" w:rsidTr="00D3224F">
                                  <w:trPr>
                                    <w:ins w:id="958" w:author="spencer.swartz@gmail.com" w:date="2017-02-19T21:27:00Z"/>
                                  </w:trPr>
                                  <w:tc>
                                    <w:tcPr>
                                      <w:tcW w:w="3145" w:type="dxa"/>
                                      <w:tcPrChange w:id="959" w:author="spencer.swartz@gmail.com" w:date="2017-02-19T21:29:00Z">
                                        <w:tcPr>
                                          <w:tcW w:w="2399" w:type="dxa"/>
                                        </w:tcPr>
                                      </w:tcPrChange>
                                    </w:tcPr>
                                    <w:p w14:paraId="3FBB2199" w14:textId="77777777" w:rsidR="00C11B81" w:rsidRPr="00D3224F" w:rsidRDefault="00C11B81">
                                      <w:pPr>
                                        <w:spacing w:after="0" w:afterAutospacing="0"/>
                                        <w:ind w:left="0" w:firstLine="0"/>
                                        <w:rPr>
                                          <w:ins w:id="960" w:author="spencer.swartz@gmail.com" w:date="2017-02-19T21:28:00Z"/>
                                          <w:b/>
                                          <w:rPrChange w:id="961" w:author="spencer.swartz@gmail.com" w:date="2017-02-19T21:30:00Z">
                                            <w:rPr>
                                              <w:ins w:id="962" w:author="spencer.swartz@gmail.com" w:date="2017-02-19T21:28:00Z"/>
                                            </w:rPr>
                                          </w:rPrChange>
                                        </w:rPr>
                                        <w:pPrChange w:id="963" w:author="spencer.swartz@gmail.com" w:date="2017-02-19T21:28:00Z">
                                          <w:pPr>
                                            <w:ind w:left="0" w:firstLine="0"/>
                                          </w:pPr>
                                        </w:pPrChange>
                                      </w:pPr>
                                      <w:ins w:id="964" w:author="spencer.swartz@gmail.com" w:date="2017-02-19T21:28:00Z">
                                        <w:r w:rsidRPr="00D3224F">
                                          <w:rPr>
                                            <w:b/>
                                            <w:rPrChange w:id="965" w:author="spencer.swartz@gmail.com" w:date="2017-02-19T21:30:00Z">
                                              <w:rPr/>
                                            </w:rPrChange>
                                          </w:rPr>
                                          <w:t>Dr Abonesh</w:t>
                                        </w:r>
                                      </w:ins>
                                    </w:p>
                                    <w:p w14:paraId="6D01629A" w14:textId="53DAC07D" w:rsidR="00C11B81" w:rsidRDefault="00C11B81">
                                      <w:pPr>
                                        <w:spacing w:after="0" w:afterAutospacing="0"/>
                                        <w:ind w:left="0" w:firstLine="0"/>
                                        <w:rPr>
                                          <w:ins w:id="966" w:author="spencer.swartz@gmail.com" w:date="2017-02-19T21:27:00Z"/>
                                        </w:rPr>
                                        <w:pPrChange w:id="967" w:author="spencer.swartz@gmail.com" w:date="2017-02-19T21:28:00Z">
                                          <w:pPr>
                                            <w:ind w:left="0" w:firstLine="0"/>
                                          </w:pPr>
                                        </w:pPrChange>
                                      </w:pPr>
                                      <w:ins w:id="968" w:author="spencer.swartz@gmail.com" w:date="2017-02-19T21:28:00Z">
                                        <w:r>
                                          <w:t xml:space="preserve">(Program Officer </w:t>
                                        </w:r>
                                      </w:ins>
                                      <w:ins w:id="969" w:author="spencer.swartz@gmail.com" w:date="2017-02-21T18:36:00Z">
                                        <w:r>
                                          <w:t>National</w:t>
                                        </w:r>
                                      </w:ins>
                                      <w:ins w:id="970" w:author="spencer.swartz@gmail.com" w:date="2017-02-19T21:28:00Z">
                                        <w:r>
                                          <w:t xml:space="preserve"> </w:t>
                                        </w:r>
                                      </w:ins>
                                      <w:ins w:id="971" w:author="spencer.swartz@gmail.com" w:date="2017-02-21T18:36:00Z">
                                        <w:r>
                                          <w:t>Health, WHO</w:t>
                                        </w:r>
                                      </w:ins>
                                      <w:ins w:id="972" w:author="spencer.swartz@gmail.com" w:date="2017-02-19T21:28:00Z">
                                        <w:r>
                                          <w:t>)</w:t>
                                        </w:r>
                                      </w:ins>
                                    </w:p>
                                  </w:tc>
                                </w:tr>
                                <w:tr w:rsidR="00C11B81" w14:paraId="3BB8881A" w14:textId="77777777" w:rsidTr="00D3224F">
                                  <w:trPr>
                                    <w:ins w:id="973" w:author="spencer.swartz@gmail.com" w:date="2017-02-19T21:27:00Z"/>
                                  </w:trPr>
                                  <w:tc>
                                    <w:tcPr>
                                      <w:tcW w:w="3145" w:type="dxa"/>
                                      <w:tcPrChange w:id="974" w:author="spencer.swartz@gmail.com" w:date="2017-02-19T21:29:00Z">
                                        <w:tcPr>
                                          <w:tcW w:w="2399" w:type="dxa"/>
                                        </w:tcPr>
                                      </w:tcPrChange>
                                    </w:tcPr>
                                    <w:p w14:paraId="7A2DCC23" w14:textId="77777777" w:rsidR="00C11B81" w:rsidRDefault="00C11B81">
                                      <w:pPr>
                                        <w:spacing w:after="0" w:afterAutospacing="0"/>
                                        <w:ind w:left="0" w:firstLine="0"/>
                                        <w:rPr>
                                          <w:ins w:id="975" w:author="spencer.swartz@gmail.com" w:date="2017-02-19T21:28:00Z"/>
                                        </w:rPr>
                                        <w:pPrChange w:id="976" w:author="spencer.swartz@gmail.com" w:date="2017-02-19T21:28:00Z">
                                          <w:pPr>
                                            <w:ind w:left="0" w:firstLine="0"/>
                                          </w:pPr>
                                        </w:pPrChange>
                                      </w:pPr>
                                      <w:ins w:id="977" w:author="spencer.swartz@gmail.com" w:date="2017-02-19T21:28:00Z">
                                        <w:r>
                                          <w:t xml:space="preserve">Dr Ato Haddis </w:t>
                                        </w:r>
                                      </w:ins>
                                    </w:p>
                                    <w:p w14:paraId="088D9C79" w14:textId="4DCE30AA" w:rsidR="00C11B81" w:rsidRDefault="00C11B81">
                                      <w:pPr>
                                        <w:spacing w:after="0" w:afterAutospacing="0"/>
                                        <w:ind w:left="0" w:firstLine="0"/>
                                        <w:rPr>
                                          <w:ins w:id="978" w:author="spencer.swartz@gmail.com" w:date="2017-02-19T21:27:00Z"/>
                                        </w:rPr>
                                        <w:pPrChange w:id="979" w:author="spencer.swartz@gmail.com" w:date="2017-02-19T21:28:00Z">
                                          <w:pPr>
                                            <w:ind w:left="0" w:firstLine="0"/>
                                          </w:pPr>
                                        </w:pPrChange>
                                      </w:pPr>
                                      <w:ins w:id="980" w:author="spencer.swartz@gmail.com" w:date="2017-02-19T21:28:00Z">
                                        <w:r>
                                          <w:t>(WHO)</w:t>
                                        </w:r>
                                      </w:ins>
                                    </w:p>
                                  </w:tc>
                                </w:tr>
                                <w:tr w:rsidR="00C11B81" w14:paraId="048CF04D" w14:textId="77777777" w:rsidTr="00D3224F">
                                  <w:trPr>
                                    <w:ins w:id="981" w:author="spencer.swartz@gmail.com" w:date="2017-02-19T21:27:00Z"/>
                                  </w:trPr>
                                  <w:tc>
                                    <w:tcPr>
                                      <w:tcW w:w="3145" w:type="dxa"/>
                                      <w:tcPrChange w:id="982" w:author="spencer.swartz@gmail.com" w:date="2017-02-19T21:29:00Z">
                                        <w:tcPr>
                                          <w:tcW w:w="2399" w:type="dxa"/>
                                        </w:tcPr>
                                      </w:tcPrChange>
                                    </w:tcPr>
                                    <w:p w14:paraId="0A1CA4B5" w14:textId="77777777" w:rsidR="00C11B81" w:rsidRPr="00D3224F" w:rsidRDefault="00C11B81">
                                      <w:pPr>
                                        <w:spacing w:after="0" w:afterAutospacing="0"/>
                                        <w:ind w:left="0" w:firstLine="0"/>
                                        <w:rPr>
                                          <w:ins w:id="983" w:author="spencer.swartz@gmail.com" w:date="2017-02-19T21:29:00Z"/>
                                          <w:b/>
                                          <w:rPrChange w:id="984" w:author="spencer.swartz@gmail.com" w:date="2017-02-19T21:30:00Z">
                                            <w:rPr>
                                              <w:ins w:id="985" w:author="spencer.swartz@gmail.com" w:date="2017-02-19T21:29:00Z"/>
                                            </w:rPr>
                                          </w:rPrChange>
                                        </w:rPr>
                                        <w:pPrChange w:id="986" w:author="spencer.swartz@gmail.com" w:date="2017-02-19T21:29:00Z">
                                          <w:pPr>
                                            <w:ind w:left="0" w:firstLine="0"/>
                                          </w:pPr>
                                        </w:pPrChange>
                                      </w:pPr>
                                      <w:ins w:id="987" w:author="spencer.swartz@gmail.com" w:date="2017-02-19T21:29:00Z">
                                        <w:r w:rsidRPr="00D3224F">
                                          <w:rPr>
                                            <w:b/>
                                            <w:rPrChange w:id="988" w:author="spencer.swartz@gmail.com" w:date="2017-02-19T21:30:00Z">
                                              <w:rPr/>
                                            </w:rPrChange>
                                          </w:rPr>
                                          <w:t>Dr Kidane</w:t>
                                        </w:r>
                                      </w:ins>
                                    </w:p>
                                    <w:p w14:paraId="314A257D" w14:textId="6DF6D927" w:rsidR="00C11B81" w:rsidRDefault="00C11B81">
                                      <w:pPr>
                                        <w:spacing w:after="0" w:afterAutospacing="0"/>
                                        <w:ind w:left="0" w:firstLine="0"/>
                                        <w:rPr>
                                          <w:ins w:id="989" w:author="spencer.swartz@gmail.com" w:date="2017-02-19T21:27:00Z"/>
                                        </w:rPr>
                                        <w:pPrChange w:id="990" w:author="spencer.swartz@gmail.com" w:date="2017-02-19T21:29:00Z">
                                          <w:pPr>
                                            <w:ind w:left="0" w:firstLine="0"/>
                                          </w:pPr>
                                        </w:pPrChange>
                                      </w:pPr>
                                      <w:ins w:id="991" w:author="spencer.swartz@gmail.com" w:date="2017-02-19T21:29:00Z">
                                        <w:r>
                                          <w:t xml:space="preserve">(National Program </w:t>
                                        </w:r>
                                      </w:ins>
                                      <w:ins w:id="992" w:author="spencer.swartz@gmail.com" w:date="2017-02-21T18:36:00Z">
                                        <w:r>
                                          <w:t>Officer, WHO</w:t>
                                        </w:r>
                                      </w:ins>
                                      <w:ins w:id="993" w:author="spencer.swartz@gmail.com" w:date="2017-02-19T21:29:00Z">
                                        <w:r>
                                          <w:t xml:space="preserve"> and MoH)</w:t>
                                        </w:r>
                                      </w:ins>
                                    </w:p>
                                  </w:tc>
                                </w:tr>
                                <w:tr w:rsidR="00C11B81" w14:paraId="39548329" w14:textId="77777777" w:rsidTr="00D3224F">
                                  <w:trPr>
                                    <w:ins w:id="994" w:author="spencer.swartz@gmail.com" w:date="2017-02-19T21:27:00Z"/>
                                  </w:trPr>
                                  <w:tc>
                                    <w:tcPr>
                                      <w:tcW w:w="3145" w:type="dxa"/>
                                      <w:tcPrChange w:id="995" w:author="spencer.swartz@gmail.com" w:date="2017-02-19T21:29:00Z">
                                        <w:tcPr>
                                          <w:tcW w:w="2399" w:type="dxa"/>
                                        </w:tcPr>
                                      </w:tcPrChange>
                                    </w:tcPr>
                                    <w:p w14:paraId="4EA5CD92" w14:textId="77777777" w:rsidR="00C11B81" w:rsidRPr="00D3224F" w:rsidRDefault="00C11B81">
                                      <w:pPr>
                                        <w:spacing w:after="0" w:afterAutospacing="0"/>
                                        <w:ind w:left="0" w:firstLine="0"/>
                                        <w:rPr>
                                          <w:ins w:id="996" w:author="spencer.swartz@gmail.com" w:date="2017-02-19T21:30:00Z"/>
                                          <w:b/>
                                          <w:rPrChange w:id="997" w:author="spencer.swartz@gmail.com" w:date="2017-02-19T21:30:00Z">
                                            <w:rPr>
                                              <w:ins w:id="998" w:author="spencer.swartz@gmail.com" w:date="2017-02-19T21:30:00Z"/>
                                            </w:rPr>
                                          </w:rPrChange>
                                        </w:rPr>
                                        <w:pPrChange w:id="999" w:author="spencer.swartz@gmail.com" w:date="2017-02-19T21:28:00Z">
                                          <w:pPr>
                                            <w:ind w:left="0" w:firstLine="0"/>
                                          </w:pPr>
                                        </w:pPrChange>
                                      </w:pPr>
                                      <w:ins w:id="1000" w:author="spencer.swartz@gmail.com" w:date="2017-02-19T21:30:00Z">
                                        <w:r w:rsidRPr="00D3224F">
                                          <w:rPr>
                                            <w:b/>
                                            <w:rPrChange w:id="1001" w:author="spencer.swartz@gmail.com" w:date="2017-02-19T21:30:00Z">
                                              <w:rPr/>
                                            </w:rPrChange>
                                          </w:rPr>
                                          <w:t>Dr Tsega Kebede and Dr Tezera Chaka</w:t>
                                        </w:r>
                                      </w:ins>
                                    </w:p>
                                    <w:p w14:paraId="2DEB5CD1" w14:textId="4C1C1F16" w:rsidR="00C11B81" w:rsidRDefault="00C11B81">
                                      <w:pPr>
                                        <w:spacing w:after="0" w:afterAutospacing="0"/>
                                        <w:ind w:left="0" w:firstLine="0"/>
                                        <w:rPr>
                                          <w:ins w:id="1002" w:author="spencer.swartz@gmail.com" w:date="2017-02-19T21:27:00Z"/>
                                        </w:rPr>
                                        <w:pPrChange w:id="1003" w:author="spencer.swartz@gmail.com" w:date="2017-02-19T21:28:00Z">
                                          <w:pPr>
                                            <w:ind w:left="0" w:firstLine="0"/>
                                          </w:pPr>
                                        </w:pPrChange>
                                      </w:pPr>
                                      <w:ins w:id="1004" w:author="spencer.swartz@gmail.com" w:date="2017-02-19T21:30:00Z">
                                        <w:r>
                                          <w:t>Trauma Care, University Hospital</w:t>
                                        </w:r>
                                      </w:ins>
                                    </w:p>
                                  </w:tc>
                                </w:tr>
                              </w:tbl>
                              <w:p w14:paraId="046F8B32" w14:textId="77777777" w:rsidR="00C11B81" w:rsidRDefault="00C11B8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35FA8" id="Text Box 3" o:spid="_x0000_s1029" type="#_x0000_t202" style="position:absolute;margin-left:326.7pt;margin-top:-5.05pt;width:171.1pt;height:24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" fillcolor="white [3201]" strokeweight=".5pt">
                    <v:textbox>
                      <w:txbxContent>
                        <w:tbl>
                          <w:tblPr>
                            <w:tblStyle w:val="TableGrid0"/>
                            <w:tblW w:w="3145" w:type="dxa"/>
                            <w:tblLook w:val="04A0" w:firstRow="1" w:lastRow="0" w:firstColumn="1" w:lastColumn="0" w:noHBand="0" w:noVBand="1"/>
                            <w:tblPrChange w:id="1005" w:author="spencer.swartz@gmail.com" w:date="2017-02-19T21:32:00Z">
                              <w:tblPr>
                                <w:tblStyle w:val="TableGrid0"/>
                                <w:tblW w:w="0" w:type="auto"/>
                                <w:tblLook w:val="04A0" w:firstRow="1" w:lastRow="0" w:firstColumn="1" w:lastColumn="0" w:noHBand="0" w:noVBand="1"/>
                              </w:tblPr>
                            </w:tblPrChange>
                          </w:tblPr>
                          <w:tblGrid>
                            <w:gridCol w:w="3145"/>
                            <w:tblGridChange w:id="1006">
                              <w:tblGrid>
                                <w:gridCol w:w="2399"/>
                              </w:tblGrid>
                            </w:tblGridChange>
                          </w:tblGrid>
                          <w:tr w:rsidR="00C11B81" w14:paraId="7F908658" w14:textId="77777777" w:rsidTr="00D3224F">
                            <w:trPr>
                              <w:ins w:id="1007" w:author="spencer.swartz@gmail.com" w:date="2017-02-19T21:27:00Z"/>
                            </w:trPr>
                            <w:tc>
                              <w:tcPr>
                                <w:tcW w:w="3145" w:type="dxa"/>
                                <w:tcBorders>
                                  <w:top w:val="nil"/>
                                  <w:left w:val="nil"/>
                                  <w:bottom w:val="single" w:sz="4" w:space="0" w:color="auto"/>
                                  <w:right w:val="nil"/>
                                </w:tcBorders>
                                <w:tcPrChange w:id="1008" w:author="spencer.swartz@gmail.com" w:date="2017-02-19T21:32:00Z">
                                  <w:tcPr>
                                    <w:tcW w:w="2399" w:type="dxa"/>
                                  </w:tcPr>
                                </w:tcPrChange>
                              </w:tcPr>
                              <w:p w14:paraId="75169CF6" w14:textId="331EC093" w:rsidR="00C11B81" w:rsidRPr="00D3224F" w:rsidRDefault="00C11B81">
                                <w:pPr>
                                  <w:spacing w:after="0" w:afterAutospacing="0"/>
                                  <w:ind w:left="0" w:firstLine="0"/>
                                  <w:jc w:val="center"/>
                                  <w:rPr>
                                    <w:ins w:id="1009" w:author="spencer.swartz@gmail.com" w:date="2017-02-19T21:27:00Z"/>
                                    <w:b/>
                                    <w:rPrChange w:id="1010" w:author="spencer.swartz@gmail.com" w:date="2017-02-19T21:27:00Z">
                                      <w:rPr>
                                        <w:ins w:id="1011" w:author="spencer.swartz@gmail.com" w:date="2017-02-19T21:27:00Z"/>
                                      </w:rPr>
                                    </w:rPrChange>
                                  </w:rPr>
                                  <w:pPrChange w:id="1012" w:author="spencer.swartz@gmail.com" w:date="2017-02-19T21:28:00Z">
                                    <w:pPr>
                                      <w:ind w:left="0" w:firstLine="0"/>
                                    </w:pPr>
                                  </w:pPrChange>
                                </w:pPr>
                                <w:ins w:id="1013" w:author="spencer.swartz@gmail.com" w:date="2017-02-19T21:27:00Z">
                                  <w:del w:id="1014" w:author="Spencer Swartz" w:date="2017-02-22T09:57:00Z">
                                    <w:r w:rsidRPr="00D3224F" w:rsidDel="006033F1">
                                      <w:rPr>
                                        <w:b/>
                                        <w:rPrChange w:id="1015" w:author="spencer.swartz@gmail.com" w:date="2017-02-19T21:27:00Z">
                                          <w:rPr/>
                                        </w:rPrChange>
                                      </w:rPr>
                                      <w:delText xml:space="preserve">In </w:delText>
                                    </w:r>
                                  </w:del>
                                </w:ins>
                                <w:ins w:id="1016" w:author="spencer.swartz@gmail.com" w:date="2017-02-19T21:32:00Z">
                                  <w:del w:id="1017" w:author="Spencer Swartz" w:date="2017-02-22T09:57:00Z">
                                    <w:r w:rsidRPr="00D3224F" w:rsidDel="006033F1">
                                      <w:rPr>
                                        <w:b/>
                                      </w:rPr>
                                      <w:delText>Attendance</w:delText>
                                    </w:r>
                                  </w:del>
                                </w:ins>
                                <w:ins w:id="1018" w:author="Spencer Swartz" w:date="2017-02-22T09:57:00Z">
                                  <w:r>
                                    <w:rPr>
                                      <w:b/>
                                    </w:rPr>
                                    <w:t>Meeting Leaders</w:t>
                                  </w:r>
                                </w:ins>
                              </w:p>
                            </w:tc>
                          </w:tr>
                          <w:tr w:rsidR="00C11B81" w14:paraId="2BFB9149" w14:textId="77777777" w:rsidTr="00D3224F">
                            <w:trPr>
                              <w:ins w:id="1019" w:author="spencer.swartz@gmail.com" w:date="2017-02-19T21:27:00Z"/>
                            </w:trPr>
                            <w:tc>
                              <w:tcPr>
                                <w:tcW w:w="3145" w:type="dxa"/>
                                <w:tcBorders>
                                  <w:top w:val="single" w:sz="4" w:space="0" w:color="auto"/>
                                </w:tcBorders>
                                <w:tcPrChange w:id="1020" w:author="spencer.swartz@gmail.com" w:date="2017-02-19T21:32:00Z">
                                  <w:tcPr>
                                    <w:tcW w:w="2399" w:type="dxa"/>
                                  </w:tcPr>
                                </w:tcPrChange>
                              </w:tcPr>
                              <w:p w14:paraId="6D120DC6" w14:textId="3E458B36" w:rsidR="00C11B81" w:rsidRPr="00D3224F" w:rsidRDefault="00C11B81">
                                <w:pPr>
                                  <w:spacing w:after="0" w:afterAutospacing="0"/>
                                  <w:ind w:left="0" w:firstLine="0"/>
                                  <w:rPr>
                                    <w:ins w:id="1021" w:author="spencer.swartz@gmail.com" w:date="2017-02-19T21:27:00Z"/>
                                    <w:b/>
                                    <w:rPrChange w:id="1022" w:author="spencer.swartz@gmail.com" w:date="2017-02-19T21:30:00Z">
                                      <w:rPr>
                                        <w:ins w:id="1023" w:author="spencer.swartz@gmail.com" w:date="2017-02-19T21:27:00Z"/>
                                      </w:rPr>
                                    </w:rPrChange>
                                  </w:rPr>
                                  <w:pPrChange w:id="1024" w:author="spencer.swartz@gmail.com" w:date="2017-02-19T21:28:00Z">
                                    <w:pPr>
                                      <w:ind w:left="0" w:firstLine="0"/>
                                    </w:pPr>
                                  </w:pPrChange>
                                </w:pPr>
                                <w:ins w:id="1025" w:author="spencer.swartz@gmail.com" w:date="2017-02-19T21:27:00Z">
                                  <w:r>
                                    <w:rPr>
                                      <w:b/>
                                    </w:rPr>
                                    <w:t>Dr Babaniyi</w:t>
                                  </w:r>
                                </w:ins>
                              </w:p>
                              <w:p w14:paraId="667EDD45" w14:textId="5C6D6D96" w:rsidR="00C11B81" w:rsidRDefault="00C11B81">
                                <w:pPr>
                                  <w:spacing w:after="0" w:afterAutospacing="0"/>
                                  <w:ind w:left="0" w:firstLine="0"/>
                                  <w:rPr>
                                    <w:ins w:id="1026" w:author="spencer.swartz@gmail.com" w:date="2017-02-19T21:27:00Z"/>
                                  </w:rPr>
                                  <w:pPrChange w:id="1027" w:author="spencer.swartz@gmail.com" w:date="2017-02-19T21:28:00Z">
                                    <w:pPr>
                                      <w:ind w:left="0" w:firstLine="0"/>
                                    </w:pPr>
                                  </w:pPrChange>
                                </w:pPr>
                                <w:ins w:id="1028" w:author="spencer.swartz@gmail.com" w:date="2017-02-19T21:27:00Z">
                                  <w:r>
                                    <w:t>WHO/WR/Ethiopia</w:t>
                                  </w:r>
                                </w:ins>
                              </w:p>
                            </w:tc>
                          </w:tr>
                          <w:tr w:rsidR="00C11B81" w14:paraId="693099EA" w14:textId="77777777" w:rsidTr="00D3224F">
                            <w:trPr>
                              <w:ins w:id="1029" w:author="spencer.swartz@gmail.com" w:date="2017-02-19T21:27:00Z"/>
                            </w:trPr>
                            <w:tc>
                              <w:tcPr>
                                <w:tcW w:w="3145" w:type="dxa"/>
                                <w:tcPrChange w:id="1030" w:author="spencer.swartz@gmail.com" w:date="2017-02-19T21:29:00Z">
                                  <w:tcPr>
                                    <w:tcW w:w="2399" w:type="dxa"/>
                                  </w:tcPr>
                                </w:tcPrChange>
                              </w:tcPr>
                              <w:p w14:paraId="3FBB2199" w14:textId="77777777" w:rsidR="00C11B81" w:rsidRPr="00D3224F" w:rsidRDefault="00C11B81">
                                <w:pPr>
                                  <w:spacing w:after="0" w:afterAutospacing="0"/>
                                  <w:ind w:left="0" w:firstLine="0"/>
                                  <w:rPr>
                                    <w:ins w:id="1031" w:author="spencer.swartz@gmail.com" w:date="2017-02-19T21:28:00Z"/>
                                    <w:b/>
                                    <w:rPrChange w:id="1032" w:author="spencer.swartz@gmail.com" w:date="2017-02-19T21:30:00Z">
                                      <w:rPr>
                                        <w:ins w:id="1033" w:author="spencer.swartz@gmail.com" w:date="2017-02-19T21:28:00Z"/>
                                      </w:rPr>
                                    </w:rPrChange>
                                  </w:rPr>
                                  <w:pPrChange w:id="1034" w:author="spencer.swartz@gmail.com" w:date="2017-02-19T21:28:00Z">
                                    <w:pPr>
                                      <w:ind w:left="0" w:firstLine="0"/>
                                    </w:pPr>
                                  </w:pPrChange>
                                </w:pPr>
                                <w:ins w:id="1035" w:author="spencer.swartz@gmail.com" w:date="2017-02-19T21:28:00Z">
                                  <w:r w:rsidRPr="00D3224F">
                                    <w:rPr>
                                      <w:b/>
                                      <w:rPrChange w:id="1036" w:author="spencer.swartz@gmail.com" w:date="2017-02-19T21:30:00Z">
                                        <w:rPr/>
                                      </w:rPrChange>
                                    </w:rPr>
                                    <w:t>Dr Abonesh</w:t>
                                  </w:r>
                                </w:ins>
                              </w:p>
                              <w:p w14:paraId="6D01629A" w14:textId="53DAC07D" w:rsidR="00C11B81" w:rsidRDefault="00C11B81">
                                <w:pPr>
                                  <w:spacing w:after="0" w:afterAutospacing="0"/>
                                  <w:ind w:left="0" w:firstLine="0"/>
                                  <w:rPr>
                                    <w:ins w:id="1037" w:author="spencer.swartz@gmail.com" w:date="2017-02-19T21:27:00Z"/>
                                  </w:rPr>
                                  <w:pPrChange w:id="1038" w:author="spencer.swartz@gmail.com" w:date="2017-02-19T21:28:00Z">
                                    <w:pPr>
                                      <w:ind w:left="0" w:firstLine="0"/>
                                    </w:pPr>
                                  </w:pPrChange>
                                </w:pPr>
                                <w:ins w:id="1039" w:author="spencer.swartz@gmail.com" w:date="2017-02-19T21:28:00Z">
                                  <w:r>
                                    <w:t xml:space="preserve">(Program Officer </w:t>
                                  </w:r>
                                </w:ins>
                                <w:ins w:id="1040" w:author="spencer.swartz@gmail.com" w:date="2017-02-21T18:36:00Z">
                                  <w:r>
                                    <w:t>National</w:t>
                                  </w:r>
                                </w:ins>
                                <w:ins w:id="1041" w:author="spencer.swartz@gmail.com" w:date="2017-02-19T21:28:00Z">
                                  <w:r>
                                    <w:t xml:space="preserve"> </w:t>
                                  </w:r>
                                </w:ins>
                                <w:ins w:id="1042" w:author="spencer.swartz@gmail.com" w:date="2017-02-21T18:36:00Z">
                                  <w:r>
                                    <w:t>Health, WHO</w:t>
                                  </w:r>
                                </w:ins>
                                <w:ins w:id="1043" w:author="spencer.swartz@gmail.com" w:date="2017-02-19T21:28:00Z">
                                  <w:r>
                                    <w:t>)</w:t>
                                  </w:r>
                                </w:ins>
                              </w:p>
                            </w:tc>
                          </w:tr>
                          <w:tr w:rsidR="00C11B81" w14:paraId="3BB8881A" w14:textId="77777777" w:rsidTr="00D3224F">
                            <w:trPr>
                              <w:ins w:id="1044" w:author="spencer.swartz@gmail.com" w:date="2017-02-19T21:27:00Z"/>
                            </w:trPr>
                            <w:tc>
                              <w:tcPr>
                                <w:tcW w:w="3145" w:type="dxa"/>
                                <w:tcPrChange w:id="1045" w:author="spencer.swartz@gmail.com" w:date="2017-02-19T21:29:00Z">
                                  <w:tcPr>
                                    <w:tcW w:w="2399" w:type="dxa"/>
                                  </w:tcPr>
                                </w:tcPrChange>
                              </w:tcPr>
                              <w:p w14:paraId="7A2DCC23" w14:textId="77777777" w:rsidR="00C11B81" w:rsidRDefault="00C11B81">
                                <w:pPr>
                                  <w:spacing w:after="0" w:afterAutospacing="0"/>
                                  <w:ind w:left="0" w:firstLine="0"/>
                                  <w:rPr>
                                    <w:ins w:id="1046" w:author="spencer.swartz@gmail.com" w:date="2017-02-19T21:28:00Z"/>
                                  </w:rPr>
                                  <w:pPrChange w:id="1047" w:author="spencer.swartz@gmail.com" w:date="2017-02-19T21:28:00Z">
                                    <w:pPr>
                                      <w:ind w:left="0" w:firstLine="0"/>
                                    </w:pPr>
                                  </w:pPrChange>
                                </w:pPr>
                                <w:ins w:id="1048" w:author="spencer.swartz@gmail.com" w:date="2017-02-19T21:28:00Z">
                                  <w:r>
                                    <w:t xml:space="preserve">Dr Ato Haddis </w:t>
                                  </w:r>
                                </w:ins>
                              </w:p>
                              <w:p w14:paraId="088D9C79" w14:textId="4DCE30AA" w:rsidR="00C11B81" w:rsidRDefault="00C11B81">
                                <w:pPr>
                                  <w:spacing w:after="0" w:afterAutospacing="0"/>
                                  <w:ind w:left="0" w:firstLine="0"/>
                                  <w:rPr>
                                    <w:ins w:id="1049" w:author="spencer.swartz@gmail.com" w:date="2017-02-19T21:27:00Z"/>
                                  </w:rPr>
                                  <w:pPrChange w:id="1050" w:author="spencer.swartz@gmail.com" w:date="2017-02-19T21:28:00Z">
                                    <w:pPr>
                                      <w:ind w:left="0" w:firstLine="0"/>
                                    </w:pPr>
                                  </w:pPrChange>
                                </w:pPr>
                                <w:ins w:id="1051" w:author="spencer.swartz@gmail.com" w:date="2017-02-19T21:28:00Z">
                                  <w:r>
                                    <w:t>(WHO)</w:t>
                                  </w:r>
                                </w:ins>
                              </w:p>
                            </w:tc>
                          </w:tr>
                          <w:tr w:rsidR="00C11B81" w14:paraId="048CF04D" w14:textId="77777777" w:rsidTr="00D3224F">
                            <w:trPr>
                              <w:ins w:id="1052" w:author="spencer.swartz@gmail.com" w:date="2017-02-19T21:27:00Z"/>
                            </w:trPr>
                            <w:tc>
                              <w:tcPr>
                                <w:tcW w:w="3145" w:type="dxa"/>
                                <w:tcPrChange w:id="1053" w:author="spencer.swartz@gmail.com" w:date="2017-02-19T21:29:00Z">
                                  <w:tcPr>
                                    <w:tcW w:w="2399" w:type="dxa"/>
                                  </w:tcPr>
                                </w:tcPrChange>
                              </w:tcPr>
                              <w:p w14:paraId="0A1CA4B5" w14:textId="77777777" w:rsidR="00C11B81" w:rsidRPr="00D3224F" w:rsidRDefault="00C11B81">
                                <w:pPr>
                                  <w:spacing w:after="0" w:afterAutospacing="0"/>
                                  <w:ind w:left="0" w:firstLine="0"/>
                                  <w:rPr>
                                    <w:ins w:id="1054" w:author="spencer.swartz@gmail.com" w:date="2017-02-19T21:29:00Z"/>
                                    <w:b/>
                                    <w:rPrChange w:id="1055" w:author="spencer.swartz@gmail.com" w:date="2017-02-19T21:30:00Z">
                                      <w:rPr>
                                        <w:ins w:id="1056" w:author="spencer.swartz@gmail.com" w:date="2017-02-19T21:29:00Z"/>
                                      </w:rPr>
                                    </w:rPrChange>
                                  </w:rPr>
                                  <w:pPrChange w:id="1057" w:author="spencer.swartz@gmail.com" w:date="2017-02-19T21:29:00Z">
                                    <w:pPr>
                                      <w:ind w:left="0" w:firstLine="0"/>
                                    </w:pPr>
                                  </w:pPrChange>
                                </w:pPr>
                                <w:ins w:id="1058" w:author="spencer.swartz@gmail.com" w:date="2017-02-19T21:29:00Z">
                                  <w:r w:rsidRPr="00D3224F">
                                    <w:rPr>
                                      <w:b/>
                                      <w:rPrChange w:id="1059" w:author="spencer.swartz@gmail.com" w:date="2017-02-19T21:30:00Z">
                                        <w:rPr/>
                                      </w:rPrChange>
                                    </w:rPr>
                                    <w:t>Dr Kidane</w:t>
                                  </w:r>
                                </w:ins>
                              </w:p>
                              <w:p w14:paraId="314A257D" w14:textId="6DF6D927" w:rsidR="00C11B81" w:rsidRDefault="00C11B81">
                                <w:pPr>
                                  <w:spacing w:after="0" w:afterAutospacing="0"/>
                                  <w:ind w:left="0" w:firstLine="0"/>
                                  <w:rPr>
                                    <w:ins w:id="1060" w:author="spencer.swartz@gmail.com" w:date="2017-02-19T21:27:00Z"/>
                                  </w:rPr>
                                  <w:pPrChange w:id="1061" w:author="spencer.swartz@gmail.com" w:date="2017-02-19T21:29:00Z">
                                    <w:pPr>
                                      <w:ind w:left="0" w:firstLine="0"/>
                                    </w:pPr>
                                  </w:pPrChange>
                                </w:pPr>
                                <w:ins w:id="1062" w:author="spencer.swartz@gmail.com" w:date="2017-02-19T21:29:00Z">
                                  <w:r>
                                    <w:t xml:space="preserve">(National Program </w:t>
                                  </w:r>
                                </w:ins>
                                <w:ins w:id="1063" w:author="spencer.swartz@gmail.com" w:date="2017-02-21T18:36:00Z">
                                  <w:r>
                                    <w:t>Officer, WHO</w:t>
                                  </w:r>
                                </w:ins>
                                <w:ins w:id="1064" w:author="spencer.swartz@gmail.com" w:date="2017-02-19T21:29:00Z">
                                  <w:r>
                                    <w:t xml:space="preserve"> and MoH)</w:t>
                                  </w:r>
                                </w:ins>
                              </w:p>
                            </w:tc>
                          </w:tr>
                          <w:tr w:rsidR="00C11B81" w14:paraId="39548329" w14:textId="77777777" w:rsidTr="00D3224F">
                            <w:trPr>
                              <w:ins w:id="1065" w:author="spencer.swartz@gmail.com" w:date="2017-02-19T21:27:00Z"/>
                            </w:trPr>
                            <w:tc>
                              <w:tcPr>
                                <w:tcW w:w="3145" w:type="dxa"/>
                                <w:tcPrChange w:id="1066" w:author="spencer.swartz@gmail.com" w:date="2017-02-19T21:29:00Z">
                                  <w:tcPr>
                                    <w:tcW w:w="2399" w:type="dxa"/>
                                  </w:tcPr>
                                </w:tcPrChange>
                              </w:tcPr>
                              <w:p w14:paraId="4EA5CD92" w14:textId="77777777" w:rsidR="00C11B81" w:rsidRPr="00D3224F" w:rsidRDefault="00C11B81">
                                <w:pPr>
                                  <w:spacing w:after="0" w:afterAutospacing="0"/>
                                  <w:ind w:left="0" w:firstLine="0"/>
                                  <w:rPr>
                                    <w:ins w:id="1067" w:author="spencer.swartz@gmail.com" w:date="2017-02-19T21:30:00Z"/>
                                    <w:b/>
                                    <w:rPrChange w:id="1068" w:author="spencer.swartz@gmail.com" w:date="2017-02-19T21:30:00Z">
                                      <w:rPr>
                                        <w:ins w:id="1069" w:author="spencer.swartz@gmail.com" w:date="2017-02-19T21:30:00Z"/>
                                      </w:rPr>
                                    </w:rPrChange>
                                  </w:rPr>
                                  <w:pPrChange w:id="1070" w:author="spencer.swartz@gmail.com" w:date="2017-02-19T21:28:00Z">
                                    <w:pPr>
                                      <w:ind w:left="0" w:firstLine="0"/>
                                    </w:pPr>
                                  </w:pPrChange>
                                </w:pPr>
                                <w:ins w:id="1071" w:author="spencer.swartz@gmail.com" w:date="2017-02-19T21:30:00Z">
                                  <w:r w:rsidRPr="00D3224F">
                                    <w:rPr>
                                      <w:b/>
                                      <w:rPrChange w:id="1072" w:author="spencer.swartz@gmail.com" w:date="2017-02-19T21:30:00Z">
                                        <w:rPr/>
                                      </w:rPrChange>
                                    </w:rPr>
                                    <w:t>Dr Tsega Kebede and Dr Tezera Chaka</w:t>
                                  </w:r>
                                </w:ins>
                              </w:p>
                              <w:p w14:paraId="2DEB5CD1" w14:textId="4C1C1F16" w:rsidR="00C11B81" w:rsidRDefault="00C11B81">
                                <w:pPr>
                                  <w:spacing w:after="0" w:afterAutospacing="0"/>
                                  <w:ind w:left="0" w:firstLine="0"/>
                                  <w:rPr>
                                    <w:ins w:id="1073" w:author="spencer.swartz@gmail.com" w:date="2017-02-19T21:27:00Z"/>
                                  </w:rPr>
                                  <w:pPrChange w:id="1074" w:author="spencer.swartz@gmail.com" w:date="2017-02-19T21:28:00Z">
                                    <w:pPr>
                                      <w:ind w:left="0" w:firstLine="0"/>
                                    </w:pPr>
                                  </w:pPrChange>
                                </w:pPr>
                                <w:ins w:id="1075" w:author="spencer.swartz@gmail.com" w:date="2017-02-19T21:30:00Z">
                                  <w:r>
                                    <w:t>Trauma Care, University Hospital</w:t>
                                  </w:r>
                                </w:ins>
                              </w:p>
                            </w:tc>
                          </w:tr>
                        </w:tbl>
                        <w:p w14:paraId="046F8B32" w14:textId="77777777" w:rsidR="00C11B81" w:rsidRDefault="00C11B81">
                          <w:pPr>
                            <w:ind w:left="0"/>
                          </w:pPr>
                        </w:p>
                      </w:txbxContent>
                    </v:textbox>
                    <w10:wrap type="square"/>
                  </v:shape>
                </w:pict>
              </mc:Fallback>
            </mc:AlternateContent>
          </w:r>
        </w:del>
      </w:ins>
      <w:del w:id="1076" w:author="Spencer Swartz" w:date="2017-02-22T10:03:00Z">
        <w:r w:rsidR="00EF104A" w:rsidDel="003D4AD9">
          <w:rPr>
            <w:b/>
          </w:rPr>
          <w:delText xml:space="preserve"> </w:delText>
        </w:r>
        <w:r w:rsidR="00EF104A" w:rsidDel="003D4AD9">
          <w:rPr>
            <w:b/>
          </w:rPr>
          <w:tab/>
          <w:delText xml:space="preserve"> </w:delText>
        </w:r>
      </w:del>
    </w:p>
    <w:p w14:paraId="455A34C5" w14:textId="51B5F9FB" w:rsidR="007A00CE" w:rsidDel="003D4AD9" w:rsidRDefault="00EF104A">
      <w:pPr>
        <w:ind w:left="0" w:firstLine="0"/>
        <w:rPr>
          <w:del w:id="1077" w:author="Spencer Swartz" w:date="2017-02-22T10:03:00Z"/>
        </w:rPr>
        <w:pPrChange w:id="1078" w:author="Spencer Swartz" w:date="2017-02-22T10:05:00Z">
          <w:pPr>
            <w:ind w:left="0"/>
          </w:pPr>
        </w:pPrChange>
      </w:pPr>
      <w:del w:id="1079" w:author="Spencer Swartz" w:date="2017-02-22T10:03:00Z">
        <w:r w:rsidDel="003D4AD9">
          <w:delText xml:space="preserve">Meetings were held with Dr Babaniyi,WHO/WR/Ethiopia, Dr Abonesh (Program </w:delText>
        </w:r>
      </w:del>
    </w:p>
    <w:p w14:paraId="30A7473A" w14:textId="18E9D863" w:rsidR="007A00CE" w:rsidDel="003D4AD9" w:rsidRDefault="00EF104A">
      <w:pPr>
        <w:ind w:left="0" w:firstLine="0"/>
        <w:rPr>
          <w:del w:id="1080" w:author="Spencer Swartz" w:date="2017-02-22T10:03:00Z"/>
        </w:rPr>
        <w:pPrChange w:id="1081" w:author="Spencer Swartz" w:date="2017-02-22T10:05:00Z">
          <w:pPr>
            <w:ind w:left="0"/>
          </w:pPr>
        </w:pPrChange>
      </w:pPr>
      <w:del w:id="1082" w:author="Spencer Swartz" w:date="2017-02-22T10:03:00Z">
        <w:r w:rsidDel="003D4AD9">
          <w:delText xml:space="preserve">Officer national Health,WHO), Dr Ato Haddis (WHO), Dr Kidane (National Program Officer,WHO and MoH), Dr Tsega Kebede and Dr Tezera Chaka (Trauma Care, University Hospital).  </w:delText>
        </w:r>
      </w:del>
    </w:p>
    <w:p w14:paraId="1C6457DC" w14:textId="183C3689" w:rsidR="007A00CE" w:rsidDel="003D4AD9" w:rsidRDefault="00EF104A" w:rsidP="000B0FA2">
      <w:pPr>
        <w:ind w:left="0" w:firstLine="0"/>
        <w:rPr>
          <w:del w:id="1083" w:author="Spencer Swartz" w:date="2017-02-22T10:03:00Z"/>
        </w:rPr>
      </w:pPr>
      <w:del w:id="1084" w:author="Spencer Swartz" w:date="2017-02-22T10:03:00Z">
        <w:r w:rsidDel="003D4AD9">
          <w:delText>Discussions addressed the following issues</w:delText>
        </w:r>
      </w:del>
      <w:ins w:id="1085" w:author="spencer.swartz@gmail.com" w:date="2017-02-21T20:54:00Z">
        <w:del w:id="1086" w:author="Spencer Swartz" w:date="2017-02-22T10:03:00Z">
          <w:r w:rsidR="00005B46" w:rsidDel="003D4AD9">
            <w:delText xml:space="preserve"> and plans</w:delText>
          </w:r>
        </w:del>
      </w:ins>
      <w:del w:id="1087" w:author="Spencer Swartz" w:date="2017-02-22T10:03:00Z">
        <w:r w:rsidDel="003D4AD9">
          <w:delText xml:space="preserve">: </w:delText>
        </w:r>
      </w:del>
    </w:p>
    <w:p w14:paraId="508B59F4" w14:textId="0EC805C5" w:rsidR="007A00CE" w:rsidDel="003D4AD9" w:rsidRDefault="00EF104A">
      <w:pPr>
        <w:ind w:left="0" w:firstLine="0"/>
        <w:rPr>
          <w:del w:id="1088" w:author="Spencer Swartz" w:date="2017-02-22T10:03:00Z"/>
        </w:rPr>
        <w:pPrChange w:id="1089" w:author="Spencer Swartz" w:date="2017-02-22T10:05:00Z">
          <w:pPr>
            <w:numPr>
              <w:ilvl w:val="1"/>
              <w:numId w:val="6"/>
            </w:numPr>
            <w:ind w:left="851" w:hanging="360"/>
          </w:pPr>
        </w:pPrChange>
      </w:pPr>
      <w:del w:id="1090" w:author="Spencer Swartz" w:date="2017-02-22T10:03:00Z">
        <w:r w:rsidDel="003D4AD9">
          <w:delText>A horizontal approach for the integration of emergency and essential surgical care at first referral level health care facilities is needed. Th</w:delText>
        </w:r>
      </w:del>
      <w:ins w:id="1091" w:author="spencer.swartz@gmail.com" w:date="2017-02-21T20:50:00Z">
        <w:del w:id="1092" w:author="Spencer Swartz" w:date="2017-02-22T10:03:00Z">
          <w:r w:rsidR="00005B46" w:rsidDel="003D4AD9">
            <w:delText>is</w:delText>
          </w:r>
        </w:del>
      </w:ins>
      <w:del w:id="1093" w:author="Spencer Swartz" w:date="2017-02-22T10:03:00Z">
        <w:r w:rsidDel="003D4AD9">
          <w:delText>ese include</w:delText>
        </w:r>
      </w:del>
      <w:ins w:id="1094" w:author="spencer.swartz@gmail.com" w:date="2017-02-21T20:50:00Z">
        <w:del w:id="1095" w:author="Spencer Swartz" w:date="2017-02-22T10:03:00Z">
          <w:r w:rsidR="00005B46" w:rsidDel="003D4AD9">
            <w:delText>s</w:delText>
          </w:r>
        </w:del>
      </w:ins>
      <w:del w:id="1096" w:author="Spencer Swartz" w:date="2017-02-22T10:03:00Z">
        <w:r w:rsidDel="003D4AD9">
          <w:delText xml:space="preserve"> cross cutting issues for life saving procedures in injuries as a result of road traffic accidents and violence, caesarean section, unsafe abortion, </w:delText>
        </w:r>
      </w:del>
      <w:ins w:id="1097" w:author="spencer.swartz@gmail.com" w:date="2017-02-21T20:53:00Z">
        <w:del w:id="1098" w:author="Spencer Swartz" w:date="2017-02-22T10:03:00Z">
          <w:r w:rsidR="00005B46" w:rsidDel="003D4AD9">
            <w:delText xml:space="preserve">and </w:delText>
          </w:r>
        </w:del>
      </w:ins>
      <w:del w:id="1099" w:author="Spencer Swartz" w:date="2017-02-22T10:03:00Z">
        <w:r w:rsidDel="003D4AD9">
          <w:delText>obstetrics fistula, HIV, infection control, control of bleeding, resuscitation and anaesthesia. This could involve incorporation and implementation of the WHO Integrated Management Package on Emergency and Essential Surgical Care (IMEESC) for strengthening pre-service training and education programs in at health centres</w:delText>
        </w:r>
      </w:del>
      <w:ins w:id="1100" w:author="spencer.swartz@gmail.com" w:date="2017-02-21T18:30:00Z">
        <w:del w:id="1101" w:author="Spencer Swartz" w:date="2017-02-22T10:03:00Z">
          <w:r w:rsidR="00A5691D" w:rsidDel="003D4AD9">
            <w:delText>centers</w:delText>
          </w:r>
        </w:del>
      </w:ins>
      <w:del w:id="1102" w:author="Spencer Swartz" w:date="2017-02-22T10:03:00Z">
        <w:r w:rsidDel="003D4AD9">
          <w:delText xml:space="preserve">.  </w:delText>
        </w:r>
      </w:del>
    </w:p>
    <w:p w14:paraId="0D06C6FA" w14:textId="67E13E92" w:rsidR="007A00CE" w:rsidDel="003D4AD9" w:rsidRDefault="00EF104A">
      <w:pPr>
        <w:ind w:left="0" w:firstLine="0"/>
        <w:rPr>
          <w:del w:id="1103" w:author="Spencer Swartz" w:date="2017-02-22T10:03:00Z"/>
        </w:rPr>
        <w:pPrChange w:id="1104" w:author="Spencer Swartz" w:date="2017-02-22T10:05:00Z">
          <w:pPr>
            <w:numPr>
              <w:ilvl w:val="1"/>
              <w:numId w:val="6"/>
            </w:numPr>
            <w:ind w:left="851" w:hanging="360"/>
          </w:pPr>
        </w:pPrChange>
      </w:pPr>
      <w:del w:id="1105" w:author="Spencer Swartz" w:date="2017-02-22T10:03:00Z">
        <w:r w:rsidDel="003D4AD9">
          <w:delText>WHO Training of Trainers workshop in collaboration with M</w:delText>
        </w:r>
      </w:del>
      <w:ins w:id="1106" w:author="spencer.swartz@gmail.com" w:date="2017-02-21T20:54:00Z">
        <w:del w:id="1107" w:author="Spencer Swartz" w:date="2017-02-22T10:03:00Z">
          <w:r w:rsidR="00005B46" w:rsidDel="003D4AD9">
            <w:delText xml:space="preserve">Ministry </w:delText>
          </w:r>
        </w:del>
      </w:ins>
      <w:del w:id="1108" w:author="Spencer Swartz" w:date="2017-02-22T10:03:00Z">
        <w:r w:rsidDel="003D4AD9">
          <w:delText>o</w:delText>
        </w:r>
      </w:del>
      <w:ins w:id="1109" w:author="spencer.swartz@gmail.com" w:date="2017-02-21T20:54:00Z">
        <w:del w:id="1110" w:author="Spencer Swartz" w:date="2017-02-22T10:03:00Z">
          <w:r w:rsidR="00005B46" w:rsidDel="003D4AD9">
            <w:delText xml:space="preserve">f </w:delText>
          </w:r>
        </w:del>
      </w:ins>
      <w:del w:id="1111" w:author="Spencer Swartz" w:date="2017-02-22T10:03:00Z">
        <w:r w:rsidDel="003D4AD9">
          <w:delText>H</w:delText>
        </w:r>
      </w:del>
      <w:ins w:id="1112" w:author="spencer.swartz@gmail.com" w:date="2017-02-21T20:54:00Z">
        <w:del w:id="1113" w:author="Spencer Swartz" w:date="2017-02-22T10:03:00Z">
          <w:r w:rsidR="00005B46" w:rsidDel="003D4AD9">
            <w:delText>ealth</w:delText>
          </w:r>
        </w:del>
      </w:ins>
      <w:del w:id="1114" w:author="Spencer Swartz" w:date="2017-02-22T10:03:00Z">
        <w:r w:rsidDel="003D4AD9">
          <w:delText xml:space="preserve">, for policy makers, health providers and partners involved in training and education of health officers, doctors, nurses, technicians.  </w:delText>
        </w:r>
      </w:del>
    </w:p>
    <w:p w14:paraId="63568647" w14:textId="2EDF90E3" w:rsidR="00005B46" w:rsidDel="003D4AD9" w:rsidRDefault="00EF104A">
      <w:pPr>
        <w:ind w:left="0" w:firstLine="0"/>
        <w:rPr>
          <w:ins w:id="1115" w:author="spencer.swartz@gmail.com" w:date="2017-02-21T20:57:00Z"/>
          <w:del w:id="1116" w:author="Spencer Swartz" w:date="2017-02-22T10:03:00Z"/>
        </w:rPr>
        <w:pPrChange w:id="1117" w:author="Spencer Swartz" w:date="2017-02-22T10:05:00Z">
          <w:pPr>
            <w:numPr>
              <w:ilvl w:val="1"/>
              <w:numId w:val="6"/>
            </w:numPr>
            <w:ind w:left="851" w:hanging="360"/>
          </w:pPr>
        </w:pPrChange>
      </w:pPr>
      <w:del w:id="1118" w:author="Spencer Swartz" w:date="2017-02-22T10:03:00Z">
        <w:r w:rsidDel="003D4AD9">
          <w:delText>Existing WHO collaborations with</w:delText>
        </w:r>
        <w:r w:rsidDel="003D4AD9">
          <w:rPr>
            <w:color w:val="FF0000"/>
          </w:rPr>
          <w:delText xml:space="preserve"> </w:delText>
        </w:r>
        <w:r w:rsidDel="003D4AD9">
          <w:delText>Associations of Surgeons of East Africa (ASEA) and international (Canada, U.K, Germany, USA, Belgium) surgical and anaesthesia</w:delText>
        </w:r>
      </w:del>
      <w:ins w:id="1119" w:author="spencer.swartz@gmail.com" w:date="2017-02-21T18:30:00Z">
        <w:del w:id="1120" w:author="Spencer Swartz" w:date="2017-02-22T10:03:00Z">
          <w:r w:rsidR="00A5691D" w:rsidDel="003D4AD9">
            <w:delText>anesthesia</w:delText>
          </w:r>
        </w:del>
      </w:ins>
      <w:del w:id="1121" w:author="Spencer Swartz" w:date="2017-02-22T10:03:00Z">
        <w:r w:rsidDel="003D4AD9">
          <w:delText xml:space="preserve"> associations, and universities involved in training in emergency and surgical care at universities and health centres</w:delText>
        </w:r>
      </w:del>
      <w:ins w:id="1122" w:author="spencer.swartz@gmail.com" w:date="2017-02-21T18:30:00Z">
        <w:del w:id="1123" w:author="Spencer Swartz" w:date="2017-02-22T10:03:00Z">
          <w:r w:rsidR="00A5691D" w:rsidDel="003D4AD9">
            <w:delText>centers</w:delText>
          </w:r>
        </w:del>
      </w:ins>
      <w:del w:id="1124" w:author="Spencer Swartz" w:date="2017-02-22T10:03:00Z">
        <w:r w:rsidDel="003D4AD9">
          <w:delText>, in Ethiopia</w:delText>
        </w:r>
      </w:del>
      <w:ins w:id="1125" w:author="spencer.swartz@gmail.com" w:date="2017-02-21T20:55:00Z">
        <w:del w:id="1126" w:author="Spencer Swartz" w:date="2017-02-22T10:03:00Z">
          <w:r w:rsidR="00005B46" w:rsidDel="003D4AD9">
            <w:delText xml:space="preserve"> will continue</w:delText>
          </w:r>
        </w:del>
      </w:ins>
      <w:del w:id="1127" w:author="Spencer Swartz" w:date="2017-02-22T10:03:00Z">
        <w:r w:rsidDel="003D4AD9">
          <w:delText>.</w:delText>
        </w:r>
      </w:del>
    </w:p>
    <w:p w14:paraId="5FA6E62C" w14:textId="043E561D" w:rsidR="00FB49AE" w:rsidDel="003D4AD9" w:rsidRDefault="00EF104A">
      <w:pPr>
        <w:ind w:left="0" w:firstLine="0"/>
        <w:rPr>
          <w:ins w:id="1128" w:author="spencer.swartz@gmail.com" w:date="2017-02-21T20:58:00Z"/>
          <w:del w:id="1129" w:author="Spencer Swartz" w:date="2017-02-22T10:03:00Z"/>
        </w:rPr>
        <w:pPrChange w:id="1130" w:author="Spencer Swartz" w:date="2017-02-22T10:05:00Z">
          <w:pPr>
            <w:numPr>
              <w:ilvl w:val="1"/>
              <w:numId w:val="6"/>
            </w:numPr>
            <w:ind w:left="851" w:hanging="360"/>
          </w:pPr>
        </w:pPrChange>
      </w:pPr>
      <w:del w:id="1131" w:author="Spencer Swartz" w:date="2017-02-22T10:03:00Z">
        <w:r w:rsidDel="003D4AD9">
          <w:delText xml:space="preserve"> Partners such as Tropical Health Education Trust (THET) is involved in </w:delText>
        </w:r>
      </w:del>
      <w:ins w:id="1132" w:author="spencer.swartz@gmail.com" w:date="2017-02-21T20:56:00Z">
        <w:del w:id="1133" w:author="Spencer Swartz" w:date="2017-02-22T10:03:00Z">
          <w:r w:rsidR="00005B46" w:rsidDel="003D4AD9">
            <w:delText xml:space="preserve">the </w:delText>
          </w:r>
        </w:del>
      </w:ins>
      <w:del w:id="1134" w:author="Spencer Swartz" w:date="2017-02-22T10:03:00Z">
        <w:r w:rsidDel="003D4AD9">
          <w:delText>currently existing health officers training,</w:delText>
        </w:r>
      </w:del>
      <w:ins w:id="1135" w:author="spencer.swartz@gmail.com" w:date="2017-02-21T20:58:00Z">
        <w:del w:id="1136" w:author="Spencer Swartz" w:date="2017-02-22T10:03:00Z">
          <w:r w:rsidR="00FB49AE" w:rsidDel="003D4AD9">
            <w:delText>.</w:delText>
          </w:r>
        </w:del>
      </w:ins>
    </w:p>
    <w:p w14:paraId="03C53534" w14:textId="561B3626" w:rsidR="00FB49AE" w:rsidDel="003D4AD9" w:rsidRDefault="00EF104A">
      <w:pPr>
        <w:ind w:left="0" w:firstLine="0"/>
        <w:rPr>
          <w:ins w:id="1137" w:author="spencer.swartz@gmail.com" w:date="2017-02-21T20:58:00Z"/>
          <w:del w:id="1138" w:author="Spencer Swartz" w:date="2017-02-22T10:03:00Z"/>
        </w:rPr>
        <w:pPrChange w:id="1139" w:author="Spencer Swartz" w:date="2017-02-22T10:05:00Z">
          <w:pPr>
            <w:numPr>
              <w:ilvl w:val="1"/>
              <w:numId w:val="6"/>
            </w:numPr>
            <w:ind w:left="851" w:hanging="360"/>
          </w:pPr>
        </w:pPrChange>
      </w:pPr>
      <w:del w:id="1140" w:author="Spencer Swartz" w:date="2017-02-22T10:03:00Z">
        <w:r w:rsidDel="003D4AD9">
          <w:delText xml:space="preserve"> Canadian Network International Surgical Society (CNIS) conducts </w:delText>
        </w:r>
      </w:del>
      <w:ins w:id="1141" w:author="spencer.swartz@gmail.com" w:date="2017-02-21T20:56:00Z">
        <w:del w:id="1142" w:author="Spencer Swartz" w:date="2017-02-22T10:03:00Z">
          <w:r w:rsidR="00005B46" w:rsidDel="003D4AD9">
            <w:delText xml:space="preserve">the </w:delText>
          </w:r>
        </w:del>
      </w:ins>
      <w:del w:id="1143" w:author="Spencer Swartz" w:date="2017-02-22T10:03:00Z">
        <w:r w:rsidDel="003D4AD9">
          <w:delText>instructors workshops for the ESS program every 3 years in each department.</w:delText>
        </w:r>
      </w:del>
    </w:p>
    <w:p w14:paraId="580C166C" w14:textId="0E2CF585" w:rsidR="007A00CE" w:rsidDel="003D4AD9" w:rsidRDefault="00EF104A">
      <w:pPr>
        <w:ind w:left="0" w:firstLine="0"/>
        <w:rPr>
          <w:del w:id="1144" w:author="Spencer Swartz" w:date="2017-02-22T10:03:00Z"/>
        </w:rPr>
        <w:pPrChange w:id="1145" w:author="Spencer Swartz" w:date="2017-02-22T10:05:00Z">
          <w:pPr>
            <w:numPr>
              <w:ilvl w:val="1"/>
              <w:numId w:val="6"/>
            </w:numPr>
            <w:ind w:left="851" w:hanging="360"/>
          </w:pPr>
        </w:pPrChange>
      </w:pPr>
      <w:del w:id="1146" w:author="Spencer Swartz" w:date="2017-02-22T10:03:00Z">
        <w:r w:rsidDel="003D4AD9">
          <w:delText xml:space="preserve"> German Association of Surgeons conduct surgical skills for</w:delText>
        </w:r>
      </w:del>
      <w:ins w:id="1147" w:author="spencer.swartz@gmail.com" w:date="2017-02-21T20:57:00Z">
        <w:del w:id="1148" w:author="Spencer Swartz" w:date="2017-02-22T10:03:00Z">
          <w:r w:rsidR="00005B46" w:rsidDel="003D4AD9">
            <w:delText xml:space="preserve"> graduating</w:delText>
          </w:r>
        </w:del>
      </w:ins>
      <w:del w:id="1149" w:author="Spencer Swartz" w:date="2017-02-22T10:03:00Z">
        <w:r w:rsidDel="003D4AD9">
          <w:delText xml:space="preserve"> medical students from Jimma University </w:delText>
        </w:r>
      </w:del>
      <w:ins w:id="1150" w:author="spencer.swartz@gmail.com" w:date="2017-02-21T20:57:00Z">
        <w:del w:id="1151" w:author="Spencer Swartz" w:date="2017-02-22T10:03:00Z">
          <w:r w:rsidR="00005B46" w:rsidDel="003D4AD9">
            <w:delText>.</w:delText>
          </w:r>
        </w:del>
      </w:ins>
    </w:p>
    <w:p w14:paraId="62C51083" w14:textId="2305FE1C" w:rsidR="007A00CE" w:rsidDel="003D4AD9" w:rsidRDefault="00EF104A">
      <w:pPr>
        <w:ind w:left="0" w:firstLine="0"/>
        <w:rPr>
          <w:del w:id="1152" w:author="Spencer Swartz" w:date="2017-02-22T10:03:00Z"/>
        </w:rPr>
        <w:pPrChange w:id="1153" w:author="Spencer Swartz" w:date="2017-02-22T10:05:00Z">
          <w:pPr>
            <w:numPr>
              <w:ilvl w:val="1"/>
              <w:numId w:val="6"/>
            </w:numPr>
            <w:ind w:left="851" w:hanging="360"/>
          </w:pPr>
        </w:pPrChange>
      </w:pPr>
      <w:del w:id="1154" w:author="Spencer Swartz" w:date="2017-02-22T10:03:00Z">
        <w:r w:rsidDel="003D4AD9">
          <w:delText>Coordination</w:delText>
        </w:r>
      </w:del>
      <w:ins w:id="1155" w:author="spencer.swartz@gmail.com" w:date="2017-02-21T20:58:00Z">
        <w:del w:id="1156" w:author="Spencer Swartz" w:date="2017-02-22T10:03:00Z">
          <w:r w:rsidR="00FB49AE" w:rsidDel="003D4AD9">
            <w:delText xml:space="preserve"> will begin</w:delText>
          </w:r>
        </w:del>
      </w:ins>
      <w:del w:id="1157" w:author="Spencer Swartz" w:date="2017-02-22T10:03:00Z">
        <w:r w:rsidDel="003D4AD9">
          <w:delText xml:space="preserve"> between vertical programs on crosscutting issues for better utilization of </w:delText>
        </w:r>
      </w:del>
      <w:ins w:id="1158" w:author="spencer.swartz@gmail.com" w:date="2017-02-21T20:58:00Z">
        <w:del w:id="1159" w:author="Spencer Swartz" w:date="2017-02-22T10:03:00Z">
          <w:r w:rsidR="00FB49AE" w:rsidDel="003D4AD9">
            <w:delText xml:space="preserve">the </w:delText>
          </w:r>
        </w:del>
      </w:ins>
      <w:del w:id="1160" w:author="Spencer Swartz" w:date="2017-02-22T10:03:00Z">
        <w:r w:rsidDel="003D4AD9">
          <w:delText>limited resources</w:delText>
        </w:r>
      </w:del>
      <w:ins w:id="1161" w:author="spencer.swartz@gmail.com" w:date="2017-02-21T20:58:00Z">
        <w:del w:id="1162" w:author="Spencer Swartz" w:date="2017-02-22T10:03:00Z">
          <w:r w:rsidR="00FB49AE" w:rsidDel="003D4AD9">
            <w:delText>.</w:delText>
          </w:r>
        </w:del>
      </w:ins>
      <w:del w:id="1163" w:author="Spencer Swartz" w:date="2017-02-22T10:03:00Z">
        <w:r w:rsidDel="003D4AD9">
          <w:delText xml:space="preserve">  </w:delText>
        </w:r>
      </w:del>
    </w:p>
    <w:p w14:paraId="3D176548" w14:textId="1A736EE1" w:rsidR="007A00CE" w:rsidDel="003D4AD9" w:rsidRDefault="00EF104A">
      <w:pPr>
        <w:ind w:left="0" w:firstLine="0"/>
        <w:rPr>
          <w:del w:id="1164" w:author="Spencer Swartz" w:date="2017-02-22T10:03:00Z"/>
        </w:rPr>
        <w:pPrChange w:id="1165" w:author="Spencer Swartz" w:date="2017-02-22T10:05:00Z">
          <w:pPr>
            <w:numPr>
              <w:ilvl w:val="1"/>
              <w:numId w:val="6"/>
            </w:numPr>
            <w:ind w:left="851" w:hanging="360"/>
          </w:pPr>
        </w:pPrChange>
      </w:pPr>
      <w:del w:id="1166" w:author="Spencer Swartz" w:date="2017-02-22T10:03:00Z">
        <w:r w:rsidDel="003D4AD9">
          <w:delText>Work towards a standardized training and accreditation of health facilities</w:delText>
        </w:r>
      </w:del>
      <w:ins w:id="1167" w:author="spencer.swartz@gmail.com" w:date="2017-02-21T20:59:00Z">
        <w:del w:id="1168" w:author="Spencer Swartz" w:date="2017-02-22T10:03:00Z">
          <w:r w:rsidR="00FB49AE" w:rsidDel="003D4AD9">
            <w:delText xml:space="preserve"> is in the making</w:delText>
          </w:r>
        </w:del>
      </w:ins>
      <w:del w:id="1169" w:author="Spencer Swartz" w:date="2017-02-22T10:03:00Z">
        <w:r w:rsidDel="003D4AD9">
          <w:delText>.</w:delText>
        </w:r>
      </w:del>
      <w:ins w:id="1170" w:author="spencer.swartz@gmail.com" w:date="2017-02-19T21:33:00Z">
        <w:del w:id="1171" w:author="Spencer Swartz" w:date="2017-02-22T10:03:00Z">
          <w:r w:rsidR="00D3224F" w:rsidRPr="00D3224F" w:rsidDel="003D4AD9">
            <w:rPr>
              <w:b/>
              <w:noProof/>
            </w:rPr>
            <w:delText xml:space="preserve"> </w:delText>
          </w:r>
        </w:del>
      </w:ins>
      <w:del w:id="1172" w:author="Spencer Swartz" w:date="2017-02-22T10:03:00Z">
        <w:r w:rsidDel="003D4AD9">
          <w:delText xml:space="preserve">        </w:delText>
        </w:r>
      </w:del>
    </w:p>
    <w:p w14:paraId="45954004" w14:textId="6FB0B55F" w:rsidR="007A00CE" w:rsidDel="003D4AD9" w:rsidRDefault="00EF104A">
      <w:pPr>
        <w:ind w:left="0" w:firstLine="0"/>
        <w:rPr>
          <w:del w:id="1173" w:author="Spencer Swartz" w:date="2017-02-22T10:03:00Z"/>
        </w:rPr>
        <w:pPrChange w:id="1174" w:author="Spencer Swartz" w:date="2017-02-22T10:05:00Z">
          <w:pPr>
            <w:spacing w:after="0" w:line="259" w:lineRule="auto"/>
            <w:ind w:left="0" w:firstLine="0"/>
          </w:pPr>
        </w:pPrChange>
      </w:pPr>
      <w:del w:id="1175" w:author="Spencer Swartz" w:date="2017-02-22T10:03:00Z">
        <w:r w:rsidDel="003D4AD9">
          <w:rPr>
            <w:b/>
          </w:rPr>
          <w:delText xml:space="preserve"> </w:delText>
        </w:r>
      </w:del>
    </w:p>
    <w:p w14:paraId="09C5B086" w14:textId="1C0CF256" w:rsidR="007A00CE" w:rsidDel="003D4AD9" w:rsidRDefault="00EF104A">
      <w:pPr>
        <w:ind w:left="0" w:firstLine="0"/>
        <w:rPr>
          <w:del w:id="1176" w:author="Spencer Swartz" w:date="2017-02-22T10:03:00Z"/>
        </w:rPr>
        <w:pPrChange w:id="1177" w:author="Spencer Swartz" w:date="2017-02-22T10:05:00Z">
          <w:pPr>
            <w:numPr>
              <w:numId w:val="6"/>
            </w:numPr>
            <w:spacing w:after="10" w:line="249" w:lineRule="auto"/>
            <w:ind w:left="371" w:hanging="240"/>
          </w:pPr>
        </w:pPrChange>
      </w:pPr>
      <w:del w:id="1178" w:author="Spencer Swartz" w:date="2017-02-22T10:03:00Z">
        <w:r w:rsidDel="003D4AD9">
          <w:delText xml:space="preserve">Meetings at Ministry of Health (MoH)  </w:delText>
        </w:r>
      </w:del>
    </w:p>
    <w:p w14:paraId="0011BAB5" w14:textId="725348E5" w:rsidR="007A00CE" w:rsidDel="003D4AD9" w:rsidRDefault="003D4AD9">
      <w:pPr>
        <w:ind w:left="0" w:firstLine="0"/>
        <w:rPr>
          <w:del w:id="1179" w:author="Spencer Swartz" w:date="2017-02-22T10:03:00Z"/>
        </w:rPr>
        <w:pPrChange w:id="1180" w:author="Spencer Swartz" w:date="2017-02-22T10:05:00Z">
          <w:pPr>
            <w:spacing w:after="0" w:line="259" w:lineRule="auto"/>
            <w:ind w:left="0" w:firstLine="0"/>
          </w:pPr>
        </w:pPrChange>
      </w:pPr>
      <w:ins w:id="1181" w:author="spencer.swartz@gmail.com" w:date="2017-02-19T21:33:00Z">
        <w:del w:id="1182" w:author="Spencer Swartz" w:date="2017-02-22T10:03:00Z">
          <w:r w:rsidDel="003D4AD9">
            <w:rPr>
              <w:b/>
              <w:noProof/>
            </w:rPr>
            <mc:AlternateContent>
              <mc:Choice Requires="wps">
                <w:drawing>
                  <wp:anchor distT="0" distB="0" distL="114300" distR="114300" simplePos="0" relativeHeight="251669504" behindDoc="0" locked="0" layoutInCell="1" allowOverlap="1" wp14:anchorId="6045DAC2" wp14:editId="5E106219">
                    <wp:simplePos x="0" y="0"/>
                    <wp:positionH relativeFrom="column">
                      <wp:posOffset>4078605</wp:posOffset>
                    </wp:positionH>
                    <wp:positionV relativeFrom="paragraph">
                      <wp:posOffset>33655</wp:posOffset>
                    </wp:positionV>
                    <wp:extent cx="2172970" cy="3099435"/>
                    <wp:effectExtent l="0" t="0" r="17780" b="24765"/>
                    <wp:wrapSquare wrapText="bothSides"/>
                    <wp:docPr id="4" name="Text Box 4"/>
                    <wp:cNvGraphicFramePr/>
                    <a:graphic xmlns:a="http://schemas.openxmlformats.org/drawingml/2006/main">
                      <a:graphicData uri="http://schemas.microsoft.com/office/word/2010/wordprocessingShape">
                        <wps:wsp>
                          <wps:cNvSpPr txBox="1"/>
                          <wps:spPr>
                            <a:xfrm>
                              <a:off x="0" y="0"/>
                              <a:ext cx="2172970" cy="3099435"/>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Change w:id="1183" w:author="spencer.swartz@gmail.com" w:date="2017-02-19T21:32:00Z">
                                    <w:tblPr>
                                      <w:tblStyle w:val="TableGrid0"/>
                                      <w:tblW w:w="0" w:type="auto"/>
                                      <w:tblLook w:val="04A0" w:firstRow="1" w:lastRow="0" w:firstColumn="1" w:lastColumn="0" w:noHBand="0" w:noVBand="1"/>
                                    </w:tblPr>
                                  </w:tblPrChange>
                                </w:tblPr>
                                <w:tblGrid>
                                  <w:gridCol w:w="3145"/>
                                  <w:tblGridChange w:id="1184">
                                    <w:tblGrid>
                                      <w:gridCol w:w="2399"/>
                                    </w:tblGrid>
                                  </w:tblGridChange>
                                </w:tblGrid>
                                <w:tr w:rsidR="00C11B81" w14:paraId="44881E8B" w14:textId="77777777" w:rsidTr="00D3224F">
                                  <w:trPr>
                                    <w:ins w:id="1185" w:author="spencer.swartz@gmail.com" w:date="2017-02-19T21:27:00Z"/>
                                  </w:trPr>
                                  <w:tc>
                                    <w:tcPr>
                                      <w:tcW w:w="3145" w:type="dxa"/>
                                      <w:tcBorders>
                                        <w:top w:val="nil"/>
                                        <w:left w:val="nil"/>
                                        <w:bottom w:val="single" w:sz="4" w:space="0" w:color="auto"/>
                                        <w:right w:val="nil"/>
                                      </w:tcBorders>
                                      <w:tcPrChange w:id="1186" w:author="spencer.swartz@gmail.com" w:date="2017-02-19T21:32:00Z">
                                        <w:tcPr>
                                          <w:tcW w:w="2399" w:type="dxa"/>
                                        </w:tcPr>
                                      </w:tcPrChange>
                                    </w:tcPr>
                                    <w:p w14:paraId="2E8F24EB" w14:textId="7E8BBA5C" w:rsidR="00C11B81" w:rsidRPr="00D3224F" w:rsidRDefault="00C11B81">
                                      <w:pPr>
                                        <w:spacing w:after="0" w:afterAutospacing="0"/>
                                        <w:ind w:left="0" w:firstLine="0"/>
                                        <w:jc w:val="center"/>
                                        <w:rPr>
                                          <w:ins w:id="1187" w:author="spencer.swartz@gmail.com" w:date="2017-02-19T21:27:00Z"/>
                                          <w:b/>
                                          <w:rPrChange w:id="1188" w:author="spencer.swartz@gmail.com" w:date="2017-02-19T21:27:00Z">
                                            <w:rPr>
                                              <w:ins w:id="1189" w:author="spencer.swartz@gmail.com" w:date="2017-02-19T21:27:00Z"/>
                                            </w:rPr>
                                          </w:rPrChange>
                                        </w:rPr>
                                        <w:pPrChange w:id="1190" w:author="spencer.swartz@gmail.com" w:date="2017-02-19T21:28:00Z">
                                          <w:pPr>
                                            <w:ind w:left="0" w:firstLine="0"/>
                                          </w:pPr>
                                        </w:pPrChange>
                                      </w:pPr>
                                      <w:ins w:id="1191" w:author="spencer.swartz@gmail.com" w:date="2017-02-19T21:27:00Z">
                                        <w:del w:id="1192" w:author="Spencer Swartz" w:date="2017-02-22T09:56:00Z">
                                          <w:r w:rsidRPr="00D3224F" w:rsidDel="006033F1">
                                            <w:rPr>
                                              <w:b/>
                                              <w:rPrChange w:id="1193" w:author="spencer.swartz@gmail.com" w:date="2017-02-19T21:27:00Z">
                                                <w:rPr/>
                                              </w:rPrChange>
                                            </w:rPr>
                                            <w:delText xml:space="preserve">In </w:delText>
                                          </w:r>
                                        </w:del>
                                      </w:ins>
                                      <w:ins w:id="1194" w:author="spencer.swartz@gmail.com" w:date="2017-02-19T21:32:00Z">
                                        <w:del w:id="1195" w:author="Spencer Swartz" w:date="2017-02-22T09:56:00Z">
                                          <w:r w:rsidRPr="00D3224F" w:rsidDel="006033F1">
                                            <w:rPr>
                                              <w:b/>
                                            </w:rPr>
                                            <w:delText>Attendance</w:delText>
                                          </w:r>
                                        </w:del>
                                      </w:ins>
                                      <w:ins w:id="1196" w:author="Spencer Swartz" w:date="2017-02-22T09:56:00Z">
                                        <w:r>
                                          <w:rPr>
                                            <w:b/>
                                          </w:rPr>
                                          <w:t>Meeting Leaders</w:t>
                                        </w:r>
                                      </w:ins>
                                    </w:p>
                                  </w:tc>
                                </w:tr>
                                <w:tr w:rsidR="00C11B81" w14:paraId="17E2439D" w14:textId="77777777" w:rsidTr="00D3224F">
                                  <w:trPr>
                                    <w:ins w:id="1197" w:author="spencer.swartz@gmail.com" w:date="2017-02-19T21:27:00Z"/>
                                  </w:trPr>
                                  <w:tc>
                                    <w:tcPr>
                                      <w:tcW w:w="3145" w:type="dxa"/>
                                      <w:tcBorders>
                                        <w:top w:val="single" w:sz="4" w:space="0" w:color="auto"/>
                                      </w:tcBorders>
                                      <w:tcPrChange w:id="1198" w:author="spencer.swartz@gmail.com" w:date="2017-02-19T21:32:00Z">
                                        <w:tcPr>
                                          <w:tcW w:w="2399" w:type="dxa"/>
                                        </w:tcPr>
                                      </w:tcPrChange>
                                    </w:tcPr>
                                    <w:p w14:paraId="18C9A0CF" w14:textId="77777777" w:rsidR="00C11B81" w:rsidRPr="00D3224F" w:rsidRDefault="00C11B81">
                                      <w:pPr>
                                        <w:spacing w:after="0" w:afterAutospacing="0"/>
                                        <w:ind w:left="0" w:firstLine="0"/>
                                        <w:rPr>
                                          <w:ins w:id="1199" w:author="spencer.swartz@gmail.com" w:date="2017-02-19T21:33:00Z"/>
                                          <w:b/>
                                          <w:rPrChange w:id="1200" w:author="spencer.swartz@gmail.com" w:date="2017-02-19T21:33:00Z">
                                            <w:rPr>
                                              <w:ins w:id="1201" w:author="spencer.swartz@gmail.com" w:date="2017-02-19T21:33:00Z"/>
                                            </w:rPr>
                                          </w:rPrChange>
                                        </w:rPr>
                                        <w:pPrChange w:id="1202" w:author="spencer.swartz@gmail.com" w:date="2017-02-19T21:28:00Z">
                                          <w:pPr>
                                            <w:ind w:left="0" w:firstLine="0"/>
                                          </w:pPr>
                                        </w:pPrChange>
                                      </w:pPr>
                                      <w:ins w:id="1203" w:author="spencer.swartz@gmail.com" w:date="2017-02-19T21:33:00Z">
                                        <w:r w:rsidRPr="00D3224F">
                                          <w:rPr>
                                            <w:b/>
                                            <w:rPrChange w:id="1204" w:author="spencer.swartz@gmail.com" w:date="2017-02-19T21:33:00Z">
                                              <w:rPr/>
                                            </w:rPrChange>
                                          </w:rPr>
                                          <w:t>Dr Tedros</w:t>
                                        </w:r>
                                      </w:ins>
                                    </w:p>
                                    <w:p w14:paraId="2301D201" w14:textId="29F4484F" w:rsidR="00C11B81" w:rsidRDefault="00C11B81">
                                      <w:pPr>
                                        <w:spacing w:after="0" w:afterAutospacing="0"/>
                                        <w:ind w:left="0" w:firstLine="0"/>
                                        <w:rPr>
                                          <w:ins w:id="1205" w:author="spencer.swartz@gmail.com" w:date="2017-02-19T21:27:00Z"/>
                                        </w:rPr>
                                        <w:pPrChange w:id="1206" w:author="spencer.swartz@gmail.com" w:date="2017-02-19T21:28:00Z">
                                          <w:pPr>
                                            <w:ind w:left="0" w:firstLine="0"/>
                                          </w:pPr>
                                        </w:pPrChange>
                                      </w:pPr>
                                      <w:ins w:id="1207" w:author="spencer.swartz@gmail.com" w:date="2017-02-19T21:33:00Z">
                                        <w:r>
                                          <w:t>State Health Minister</w:t>
                                        </w:r>
                                      </w:ins>
                                    </w:p>
                                  </w:tc>
                                </w:tr>
                                <w:tr w:rsidR="00C11B81" w14:paraId="0E31BCC7" w14:textId="77777777" w:rsidTr="00D3224F">
                                  <w:trPr>
                                    <w:ins w:id="1208" w:author="spencer.swartz@gmail.com" w:date="2017-02-19T21:27:00Z"/>
                                  </w:trPr>
                                  <w:tc>
                                    <w:tcPr>
                                      <w:tcW w:w="3145" w:type="dxa"/>
                                      <w:tcPrChange w:id="1209" w:author="spencer.swartz@gmail.com" w:date="2017-02-19T21:29:00Z">
                                        <w:tcPr>
                                          <w:tcW w:w="2399" w:type="dxa"/>
                                        </w:tcPr>
                                      </w:tcPrChange>
                                    </w:tcPr>
                                    <w:p w14:paraId="1D9152DD" w14:textId="77777777" w:rsidR="00C11B81" w:rsidRPr="00D3224F" w:rsidRDefault="00C11B81">
                                      <w:pPr>
                                        <w:spacing w:after="0" w:afterAutospacing="0"/>
                                        <w:ind w:left="0" w:firstLine="0"/>
                                        <w:rPr>
                                          <w:ins w:id="1210" w:author="spencer.swartz@gmail.com" w:date="2017-02-19T21:34:00Z"/>
                                          <w:b/>
                                          <w:rPrChange w:id="1211" w:author="spencer.swartz@gmail.com" w:date="2017-02-19T21:34:00Z">
                                            <w:rPr>
                                              <w:ins w:id="1212" w:author="spencer.swartz@gmail.com" w:date="2017-02-19T21:34:00Z"/>
                                            </w:rPr>
                                          </w:rPrChange>
                                        </w:rPr>
                                        <w:pPrChange w:id="1213" w:author="spencer.swartz@gmail.com" w:date="2017-02-19T21:34:00Z">
                                          <w:pPr>
                                            <w:ind w:left="0" w:firstLine="0"/>
                                          </w:pPr>
                                        </w:pPrChange>
                                      </w:pPr>
                                      <w:ins w:id="1214" w:author="spencer.swartz@gmail.com" w:date="2017-02-19T21:34:00Z">
                                        <w:r w:rsidRPr="00D3224F">
                                          <w:rPr>
                                            <w:b/>
                                            <w:rPrChange w:id="1215" w:author="spencer.swartz@gmail.com" w:date="2017-02-19T21:34:00Z">
                                              <w:rPr/>
                                            </w:rPrChange>
                                          </w:rPr>
                                          <w:t>Dr Girma Azene</w:t>
                                        </w:r>
                                      </w:ins>
                                    </w:p>
                                    <w:p w14:paraId="1FE0CD53" w14:textId="0B83B44B" w:rsidR="00C11B81" w:rsidRDefault="00C11B81">
                                      <w:pPr>
                                        <w:spacing w:after="0" w:afterAutospacing="0"/>
                                        <w:ind w:left="0" w:firstLine="0"/>
                                        <w:rPr>
                                          <w:ins w:id="1216" w:author="spencer.swartz@gmail.com" w:date="2017-02-19T21:27:00Z"/>
                                        </w:rPr>
                                        <w:pPrChange w:id="1217" w:author="spencer.swartz@gmail.com" w:date="2017-02-19T21:34:00Z">
                                          <w:pPr>
                                            <w:ind w:left="0" w:firstLine="0"/>
                                          </w:pPr>
                                        </w:pPrChange>
                                      </w:pPr>
                                      <w:ins w:id="1218" w:author="spencer.swartz@gmail.com" w:date="2017-02-19T21:34:00Z">
                                        <w:r>
                                          <w:t>Head of Department of Planning &amp; Programming</w:t>
                                        </w:r>
                                      </w:ins>
                                    </w:p>
                                  </w:tc>
                                </w:tr>
                                <w:tr w:rsidR="00C11B81" w14:paraId="0B1879BC" w14:textId="77777777" w:rsidTr="00D3224F">
                                  <w:trPr>
                                    <w:ins w:id="1219" w:author="spencer.swartz@gmail.com" w:date="2017-02-19T21:27:00Z"/>
                                  </w:trPr>
                                  <w:tc>
                                    <w:tcPr>
                                      <w:tcW w:w="3145" w:type="dxa"/>
                                      <w:tcPrChange w:id="1220" w:author="spencer.swartz@gmail.com" w:date="2017-02-19T21:29:00Z">
                                        <w:tcPr>
                                          <w:tcW w:w="2399" w:type="dxa"/>
                                        </w:tcPr>
                                      </w:tcPrChange>
                                    </w:tcPr>
                                    <w:p w14:paraId="222CAAE2" w14:textId="77777777" w:rsidR="00C11B81" w:rsidRPr="00D3224F" w:rsidRDefault="00C11B81">
                                      <w:pPr>
                                        <w:spacing w:after="0" w:afterAutospacing="0"/>
                                        <w:ind w:left="0" w:firstLine="0"/>
                                        <w:rPr>
                                          <w:ins w:id="1221" w:author="spencer.swartz@gmail.com" w:date="2017-02-19T21:34:00Z"/>
                                          <w:b/>
                                          <w:rPrChange w:id="1222" w:author="spencer.swartz@gmail.com" w:date="2017-02-19T21:34:00Z">
                                            <w:rPr>
                                              <w:ins w:id="1223" w:author="spencer.swartz@gmail.com" w:date="2017-02-19T21:34:00Z"/>
                                            </w:rPr>
                                          </w:rPrChange>
                                        </w:rPr>
                                        <w:pPrChange w:id="1224" w:author="spencer.swartz@gmail.com" w:date="2017-02-19T21:28:00Z">
                                          <w:pPr>
                                            <w:ind w:left="0" w:firstLine="0"/>
                                          </w:pPr>
                                        </w:pPrChange>
                                      </w:pPr>
                                      <w:ins w:id="1225" w:author="spencer.swartz@gmail.com" w:date="2017-02-19T21:34:00Z">
                                        <w:r w:rsidRPr="00D3224F">
                                          <w:rPr>
                                            <w:b/>
                                            <w:rPrChange w:id="1226" w:author="spencer.swartz@gmail.com" w:date="2017-02-19T21:34:00Z">
                                              <w:rPr/>
                                            </w:rPrChange>
                                          </w:rPr>
                                          <w:t>Dr Eyob Kamil</w:t>
                                        </w:r>
                                      </w:ins>
                                    </w:p>
                                    <w:p w14:paraId="6889D760" w14:textId="579D5C41" w:rsidR="00C11B81" w:rsidRDefault="00C11B81">
                                      <w:pPr>
                                        <w:spacing w:after="0" w:afterAutospacing="0"/>
                                        <w:ind w:left="0" w:firstLine="0"/>
                                        <w:rPr>
                                          <w:ins w:id="1227" w:author="spencer.swartz@gmail.com" w:date="2017-02-19T21:27:00Z"/>
                                        </w:rPr>
                                        <w:pPrChange w:id="1228" w:author="spencer.swartz@gmail.com" w:date="2017-02-19T21:28:00Z">
                                          <w:pPr>
                                            <w:ind w:left="0" w:firstLine="0"/>
                                          </w:pPr>
                                        </w:pPrChange>
                                      </w:pPr>
                                      <w:ins w:id="1229" w:author="spencer.swartz@gmail.com" w:date="2017-02-19T21:34:00Z">
                                        <w:r>
                                          <w:t>Bureau Head, Addis Ababa City Government Health Bureau</w:t>
                                        </w:r>
                                      </w:ins>
                                    </w:p>
                                  </w:tc>
                                </w:tr>
                                <w:tr w:rsidR="00C11B81" w14:paraId="4B59263B" w14:textId="77777777" w:rsidTr="00D3224F">
                                  <w:trPr>
                                    <w:ins w:id="1230" w:author="spencer.swartz@gmail.com" w:date="2017-02-19T21:27:00Z"/>
                                  </w:trPr>
                                  <w:tc>
                                    <w:tcPr>
                                      <w:tcW w:w="3145" w:type="dxa"/>
                                      <w:tcPrChange w:id="1231" w:author="spencer.swartz@gmail.com" w:date="2017-02-19T21:29:00Z">
                                        <w:tcPr>
                                          <w:tcW w:w="2399" w:type="dxa"/>
                                        </w:tcPr>
                                      </w:tcPrChange>
                                    </w:tcPr>
                                    <w:p w14:paraId="7123D42F" w14:textId="77777777" w:rsidR="00C11B81" w:rsidRPr="00D3224F" w:rsidRDefault="00C11B81">
                                      <w:pPr>
                                        <w:spacing w:after="0" w:afterAutospacing="0"/>
                                        <w:ind w:left="0" w:firstLine="0"/>
                                        <w:rPr>
                                          <w:ins w:id="1232" w:author="spencer.swartz@gmail.com" w:date="2017-02-19T21:34:00Z"/>
                                          <w:b/>
                                          <w:rPrChange w:id="1233" w:author="spencer.swartz@gmail.com" w:date="2017-02-19T21:35:00Z">
                                            <w:rPr>
                                              <w:ins w:id="1234" w:author="spencer.swartz@gmail.com" w:date="2017-02-19T21:34:00Z"/>
                                            </w:rPr>
                                          </w:rPrChange>
                                        </w:rPr>
                                        <w:pPrChange w:id="1235" w:author="spencer.swartz@gmail.com" w:date="2017-02-19T21:36:00Z">
                                          <w:pPr>
                                            <w:ind w:left="0" w:firstLine="0"/>
                                          </w:pPr>
                                        </w:pPrChange>
                                      </w:pPr>
                                      <w:ins w:id="1236" w:author="spencer.swartz@gmail.com" w:date="2017-02-19T21:34:00Z">
                                        <w:r w:rsidRPr="00D3224F">
                                          <w:rPr>
                                            <w:b/>
                                            <w:rPrChange w:id="1237" w:author="spencer.swartz@gmail.com" w:date="2017-02-19T21:35:00Z">
                                              <w:rPr/>
                                            </w:rPrChange>
                                          </w:rPr>
                                          <w:t>Dr Tesfenesh Belay</w:t>
                                        </w:r>
                                      </w:ins>
                                    </w:p>
                                    <w:p w14:paraId="1A1C50EC" w14:textId="67BA4CDE" w:rsidR="00C11B81" w:rsidRDefault="00C11B81">
                                      <w:pPr>
                                        <w:spacing w:after="0" w:afterAutospacing="0"/>
                                        <w:ind w:left="0" w:firstLine="0"/>
                                        <w:rPr>
                                          <w:ins w:id="1238" w:author="spencer.swartz@gmail.com" w:date="2017-02-19T21:27:00Z"/>
                                        </w:rPr>
                                        <w:pPrChange w:id="1239" w:author="spencer.swartz@gmail.com" w:date="2017-02-19T21:36:00Z">
                                          <w:pPr>
                                            <w:ind w:left="0" w:firstLine="0"/>
                                          </w:pPr>
                                        </w:pPrChange>
                                      </w:pPr>
                                      <w:ins w:id="1240" w:author="spencer.swartz@gmail.com" w:date="2017-02-19T21:34:00Z">
                                        <w:r>
                                          <w:t>Head Family Health</w:t>
                                        </w:r>
                                      </w:ins>
                                    </w:p>
                                  </w:tc>
                                </w:tr>
                                <w:tr w:rsidR="00C11B81" w14:paraId="35580F3E" w14:textId="77777777" w:rsidTr="00D3224F">
                                  <w:trPr>
                                    <w:ins w:id="1241" w:author="spencer.swartz@gmail.com" w:date="2017-02-19T21:27:00Z"/>
                                  </w:trPr>
                                  <w:tc>
                                    <w:tcPr>
                                      <w:tcW w:w="3145" w:type="dxa"/>
                                      <w:tcPrChange w:id="1242" w:author="spencer.swartz@gmail.com" w:date="2017-02-19T21:29:00Z">
                                        <w:tcPr>
                                          <w:tcW w:w="2399" w:type="dxa"/>
                                        </w:tcPr>
                                      </w:tcPrChange>
                                    </w:tcPr>
                                    <w:p w14:paraId="7E78BB4B" w14:textId="77777777" w:rsidR="00C11B81" w:rsidRPr="00D3224F" w:rsidRDefault="00C11B81">
                                      <w:pPr>
                                        <w:spacing w:after="0" w:afterAutospacing="0" w:line="259" w:lineRule="auto"/>
                                        <w:ind w:left="0" w:firstLine="0"/>
                                        <w:rPr>
                                          <w:ins w:id="1243" w:author="spencer.swartz@gmail.com" w:date="2017-02-19T21:35:00Z"/>
                                          <w:b/>
                                          <w:rPrChange w:id="1244" w:author="spencer.swartz@gmail.com" w:date="2017-02-19T21:36:00Z">
                                            <w:rPr>
                                              <w:ins w:id="1245" w:author="spencer.swartz@gmail.com" w:date="2017-02-19T21:35:00Z"/>
                                            </w:rPr>
                                          </w:rPrChange>
                                        </w:rPr>
                                        <w:pPrChange w:id="1246" w:author="spencer.swartz@gmail.com" w:date="2017-02-19T21:36:00Z">
                                          <w:pPr>
                                            <w:spacing w:line="259" w:lineRule="auto"/>
                                            <w:ind w:left="0" w:firstLine="0"/>
                                          </w:pPr>
                                        </w:pPrChange>
                                      </w:pPr>
                                      <w:ins w:id="1247" w:author="spencer.swartz@gmail.com" w:date="2017-02-19T21:35:00Z">
                                        <w:r w:rsidRPr="00D3224F">
                                          <w:rPr>
                                            <w:b/>
                                            <w:rPrChange w:id="1248" w:author="spencer.swartz@gmail.com" w:date="2017-02-19T21:36:00Z">
                                              <w:rPr/>
                                            </w:rPrChange>
                                          </w:rPr>
                                          <w:t>Dr Ato Yohannes Tadesse</w:t>
                                        </w:r>
                                      </w:ins>
                                    </w:p>
                                    <w:p w14:paraId="7E0C34F1" w14:textId="097AFABF" w:rsidR="00C11B81" w:rsidRDefault="00C11B81">
                                      <w:pPr>
                                        <w:spacing w:after="0" w:afterAutospacing="0" w:line="259" w:lineRule="auto"/>
                                        <w:ind w:left="0" w:firstLine="0"/>
                                        <w:rPr>
                                          <w:ins w:id="1249" w:author="spencer.swartz@gmail.com" w:date="2017-02-19T21:27:00Z"/>
                                        </w:rPr>
                                        <w:pPrChange w:id="1250" w:author="spencer.swartz@gmail.com" w:date="2017-02-19T21:36:00Z">
                                          <w:pPr>
                                            <w:ind w:left="0" w:firstLine="0"/>
                                          </w:pPr>
                                        </w:pPrChange>
                                      </w:pPr>
                                      <w:ins w:id="1251" w:author="spencer.swartz@gmail.com" w:date="2017-02-19T21:35:00Z">
                                        <w:r>
                                          <w:t>Head of Training and Health Services</w:t>
                                        </w:r>
                                      </w:ins>
                                    </w:p>
                                  </w:tc>
                                </w:tr>
                              </w:tbl>
                              <w:p w14:paraId="0E4D8396" w14:textId="77777777" w:rsidR="00C11B81" w:rsidRDefault="00C11B81" w:rsidP="00D3224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DAC2" id="Text Box 4" o:spid="_x0000_s1030" type="#_x0000_t202" style="position:absolute;margin-left:321.15pt;margin-top:2.65pt;width:171.1pt;height:24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" fillcolor="white [3201]" strokeweight=".5pt">
                    <v:textbox>
                      <w:txbxContent>
                        <w:tbl>
                          <w:tblPr>
                            <w:tblStyle w:val="TableGrid0"/>
                            <w:tblW w:w="3145" w:type="dxa"/>
                            <w:tblLook w:val="04A0" w:firstRow="1" w:lastRow="0" w:firstColumn="1" w:lastColumn="0" w:noHBand="0" w:noVBand="1"/>
                            <w:tblPrChange w:id="1252" w:author="spencer.swartz@gmail.com" w:date="2017-02-19T21:32:00Z">
                              <w:tblPr>
                                <w:tblStyle w:val="TableGrid0"/>
                                <w:tblW w:w="0" w:type="auto"/>
                                <w:tblLook w:val="04A0" w:firstRow="1" w:lastRow="0" w:firstColumn="1" w:lastColumn="0" w:noHBand="0" w:noVBand="1"/>
                              </w:tblPr>
                            </w:tblPrChange>
                          </w:tblPr>
                          <w:tblGrid>
                            <w:gridCol w:w="3145"/>
                            <w:tblGridChange w:id="1253">
                              <w:tblGrid>
                                <w:gridCol w:w="2399"/>
                              </w:tblGrid>
                            </w:tblGridChange>
                          </w:tblGrid>
                          <w:tr w:rsidR="00C11B81" w14:paraId="44881E8B" w14:textId="77777777" w:rsidTr="00D3224F">
                            <w:trPr>
                              <w:ins w:id="1254" w:author="spencer.swartz@gmail.com" w:date="2017-02-19T21:27:00Z"/>
                            </w:trPr>
                            <w:tc>
                              <w:tcPr>
                                <w:tcW w:w="3145" w:type="dxa"/>
                                <w:tcBorders>
                                  <w:top w:val="nil"/>
                                  <w:left w:val="nil"/>
                                  <w:bottom w:val="single" w:sz="4" w:space="0" w:color="auto"/>
                                  <w:right w:val="nil"/>
                                </w:tcBorders>
                                <w:tcPrChange w:id="1255" w:author="spencer.swartz@gmail.com" w:date="2017-02-19T21:32:00Z">
                                  <w:tcPr>
                                    <w:tcW w:w="2399" w:type="dxa"/>
                                  </w:tcPr>
                                </w:tcPrChange>
                              </w:tcPr>
                              <w:p w14:paraId="2E8F24EB" w14:textId="7E8BBA5C" w:rsidR="00C11B81" w:rsidRPr="00D3224F" w:rsidRDefault="00C11B81">
                                <w:pPr>
                                  <w:spacing w:after="0" w:afterAutospacing="0"/>
                                  <w:ind w:left="0" w:firstLine="0"/>
                                  <w:jc w:val="center"/>
                                  <w:rPr>
                                    <w:ins w:id="1256" w:author="spencer.swartz@gmail.com" w:date="2017-02-19T21:27:00Z"/>
                                    <w:b/>
                                    <w:rPrChange w:id="1257" w:author="spencer.swartz@gmail.com" w:date="2017-02-19T21:27:00Z">
                                      <w:rPr>
                                        <w:ins w:id="1258" w:author="spencer.swartz@gmail.com" w:date="2017-02-19T21:27:00Z"/>
                                      </w:rPr>
                                    </w:rPrChange>
                                  </w:rPr>
                                  <w:pPrChange w:id="1259" w:author="spencer.swartz@gmail.com" w:date="2017-02-19T21:28:00Z">
                                    <w:pPr>
                                      <w:ind w:left="0" w:firstLine="0"/>
                                    </w:pPr>
                                  </w:pPrChange>
                                </w:pPr>
                                <w:ins w:id="1260" w:author="spencer.swartz@gmail.com" w:date="2017-02-19T21:27:00Z">
                                  <w:del w:id="1261" w:author="Spencer Swartz" w:date="2017-02-22T09:56:00Z">
                                    <w:r w:rsidRPr="00D3224F" w:rsidDel="006033F1">
                                      <w:rPr>
                                        <w:b/>
                                        <w:rPrChange w:id="1262" w:author="spencer.swartz@gmail.com" w:date="2017-02-19T21:27:00Z">
                                          <w:rPr/>
                                        </w:rPrChange>
                                      </w:rPr>
                                      <w:delText xml:space="preserve">In </w:delText>
                                    </w:r>
                                  </w:del>
                                </w:ins>
                                <w:ins w:id="1263" w:author="spencer.swartz@gmail.com" w:date="2017-02-19T21:32:00Z">
                                  <w:del w:id="1264" w:author="Spencer Swartz" w:date="2017-02-22T09:56:00Z">
                                    <w:r w:rsidRPr="00D3224F" w:rsidDel="006033F1">
                                      <w:rPr>
                                        <w:b/>
                                      </w:rPr>
                                      <w:delText>Attendance</w:delText>
                                    </w:r>
                                  </w:del>
                                </w:ins>
                                <w:ins w:id="1265" w:author="Spencer Swartz" w:date="2017-02-22T09:56:00Z">
                                  <w:r>
                                    <w:rPr>
                                      <w:b/>
                                    </w:rPr>
                                    <w:t>Meeting Leaders</w:t>
                                  </w:r>
                                </w:ins>
                              </w:p>
                            </w:tc>
                          </w:tr>
                          <w:tr w:rsidR="00C11B81" w14:paraId="17E2439D" w14:textId="77777777" w:rsidTr="00D3224F">
                            <w:trPr>
                              <w:ins w:id="1266" w:author="spencer.swartz@gmail.com" w:date="2017-02-19T21:27:00Z"/>
                            </w:trPr>
                            <w:tc>
                              <w:tcPr>
                                <w:tcW w:w="3145" w:type="dxa"/>
                                <w:tcBorders>
                                  <w:top w:val="single" w:sz="4" w:space="0" w:color="auto"/>
                                </w:tcBorders>
                                <w:tcPrChange w:id="1267" w:author="spencer.swartz@gmail.com" w:date="2017-02-19T21:32:00Z">
                                  <w:tcPr>
                                    <w:tcW w:w="2399" w:type="dxa"/>
                                  </w:tcPr>
                                </w:tcPrChange>
                              </w:tcPr>
                              <w:p w14:paraId="18C9A0CF" w14:textId="77777777" w:rsidR="00C11B81" w:rsidRPr="00D3224F" w:rsidRDefault="00C11B81">
                                <w:pPr>
                                  <w:spacing w:after="0" w:afterAutospacing="0"/>
                                  <w:ind w:left="0" w:firstLine="0"/>
                                  <w:rPr>
                                    <w:ins w:id="1268" w:author="spencer.swartz@gmail.com" w:date="2017-02-19T21:33:00Z"/>
                                    <w:b/>
                                    <w:rPrChange w:id="1269" w:author="spencer.swartz@gmail.com" w:date="2017-02-19T21:33:00Z">
                                      <w:rPr>
                                        <w:ins w:id="1270" w:author="spencer.swartz@gmail.com" w:date="2017-02-19T21:33:00Z"/>
                                      </w:rPr>
                                    </w:rPrChange>
                                  </w:rPr>
                                  <w:pPrChange w:id="1271" w:author="spencer.swartz@gmail.com" w:date="2017-02-19T21:28:00Z">
                                    <w:pPr>
                                      <w:ind w:left="0" w:firstLine="0"/>
                                    </w:pPr>
                                  </w:pPrChange>
                                </w:pPr>
                                <w:ins w:id="1272" w:author="spencer.swartz@gmail.com" w:date="2017-02-19T21:33:00Z">
                                  <w:r w:rsidRPr="00D3224F">
                                    <w:rPr>
                                      <w:b/>
                                      <w:rPrChange w:id="1273" w:author="spencer.swartz@gmail.com" w:date="2017-02-19T21:33:00Z">
                                        <w:rPr/>
                                      </w:rPrChange>
                                    </w:rPr>
                                    <w:t>Dr Tedros</w:t>
                                  </w:r>
                                </w:ins>
                              </w:p>
                              <w:p w14:paraId="2301D201" w14:textId="29F4484F" w:rsidR="00C11B81" w:rsidRDefault="00C11B81">
                                <w:pPr>
                                  <w:spacing w:after="0" w:afterAutospacing="0"/>
                                  <w:ind w:left="0" w:firstLine="0"/>
                                  <w:rPr>
                                    <w:ins w:id="1274" w:author="spencer.swartz@gmail.com" w:date="2017-02-19T21:27:00Z"/>
                                  </w:rPr>
                                  <w:pPrChange w:id="1275" w:author="spencer.swartz@gmail.com" w:date="2017-02-19T21:28:00Z">
                                    <w:pPr>
                                      <w:ind w:left="0" w:firstLine="0"/>
                                    </w:pPr>
                                  </w:pPrChange>
                                </w:pPr>
                                <w:ins w:id="1276" w:author="spencer.swartz@gmail.com" w:date="2017-02-19T21:33:00Z">
                                  <w:r>
                                    <w:t>State Health Minister</w:t>
                                  </w:r>
                                </w:ins>
                              </w:p>
                            </w:tc>
                          </w:tr>
                          <w:tr w:rsidR="00C11B81" w14:paraId="0E31BCC7" w14:textId="77777777" w:rsidTr="00D3224F">
                            <w:trPr>
                              <w:ins w:id="1277" w:author="spencer.swartz@gmail.com" w:date="2017-02-19T21:27:00Z"/>
                            </w:trPr>
                            <w:tc>
                              <w:tcPr>
                                <w:tcW w:w="3145" w:type="dxa"/>
                                <w:tcPrChange w:id="1278" w:author="spencer.swartz@gmail.com" w:date="2017-02-19T21:29:00Z">
                                  <w:tcPr>
                                    <w:tcW w:w="2399" w:type="dxa"/>
                                  </w:tcPr>
                                </w:tcPrChange>
                              </w:tcPr>
                              <w:p w14:paraId="1D9152DD" w14:textId="77777777" w:rsidR="00C11B81" w:rsidRPr="00D3224F" w:rsidRDefault="00C11B81">
                                <w:pPr>
                                  <w:spacing w:after="0" w:afterAutospacing="0"/>
                                  <w:ind w:left="0" w:firstLine="0"/>
                                  <w:rPr>
                                    <w:ins w:id="1279" w:author="spencer.swartz@gmail.com" w:date="2017-02-19T21:34:00Z"/>
                                    <w:b/>
                                    <w:rPrChange w:id="1280" w:author="spencer.swartz@gmail.com" w:date="2017-02-19T21:34:00Z">
                                      <w:rPr>
                                        <w:ins w:id="1281" w:author="spencer.swartz@gmail.com" w:date="2017-02-19T21:34:00Z"/>
                                      </w:rPr>
                                    </w:rPrChange>
                                  </w:rPr>
                                  <w:pPrChange w:id="1282" w:author="spencer.swartz@gmail.com" w:date="2017-02-19T21:34:00Z">
                                    <w:pPr>
                                      <w:ind w:left="0" w:firstLine="0"/>
                                    </w:pPr>
                                  </w:pPrChange>
                                </w:pPr>
                                <w:ins w:id="1283" w:author="spencer.swartz@gmail.com" w:date="2017-02-19T21:34:00Z">
                                  <w:r w:rsidRPr="00D3224F">
                                    <w:rPr>
                                      <w:b/>
                                      <w:rPrChange w:id="1284" w:author="spencer.swartz@gmail.com" w:date="2017-02-19T21:34:00Z">
                                        <w:rPr/>
                                      </w:rPrChange>
                                    </w:rPr>
                                    <w:t>Dr Girma Azene</w:t>
                                  </w:r>
                                </w:ins>
                              </w:p>
                              <w:p w14:paraId="1FE0CD53" w14:textId="0B83B44B" w:rsidR="00C11B81" w:rsidRDefault="00C11B81">
                                <w:pPr>
                                  <w:spacing w:after="0" w:afterAutospacing="0"/>
                                  <w:ind w:left="0" w:firstLine="0"/>
                                  <w:rPr>
                                    <w:ins w:id="1285" w:author="spencer.swartz@gmail.com" w:date="2017-02-19T21:27:00Z"/>
                                  </w:rPr>
                                  <w:pPrChange w:id="1286" w:author="spencer.swartz@gmail.com" w:date="2017-02-19T21:34:00Z">
                                    <w:pPr>
                                      <w:ind w:left="0" w:firstLine="0"/>
                                    </w:pPr>
                                  </w:pPrChange>
                                </w:pPr>
                                <w:ins w:id="1287" w:author="spencer.swartz@gmail.com" w:date="2017-02-19T21:34:00Z">
                                  <w:r>
                                    <w:t>Head of Department of Planning &amp; Programming</w:t>
                                  </w:r>
                                </w:ins>
                              </w:p>
                            </w:tc>
                          </w:tr>
                          <w:tr w:rsidR="00C11B81" w14:paraId="0B1879BC" w14:textId="77777777" w:rsidTr="00D3224F">
                            <w:trPr>
                              <w:ins w:id="1288" w:author="spencer.swartz@gmail.com" w:date="2017-02-19T21:27:00Z"/>
                            </w:trPr>
                            <w:tc>
                              <w:tcPr>
                                <w:tcW w:w="3145" w:type="dxa"/>
                                <w:tcPrChange w:id="1289" w:author="spencer.swartz@gmail.com" w:date="2017-02-19T21:29:00Z">
                                  <w:tcPr>
                                    <w:tcW w:w="2399" w:type="dxa"/>
                                  </w:tcPr>
                                </w:tcPrChange>
                              </w:tcPr>
                              <w:p w14:paraId="222CAAE2" w14:textId="77777777" w:rsidR="00C11B81" w:rsidRPr="00D3224F" w:rsidRDefault="00C11B81">
                                <w:pPr>
                                  <w:spacing w:after="0" w:afterAutospacing="0"/>
                                  <w:ind w:left="0" w:firstLine="0"/>
                                  <w:rPr>
                                    <w:ins w:id="1290" w:author="spencer.swartz@gmail.com" w:date="2017-02-19T21:34:00Z"/>
                                    <w:b/>
                                    <w:rPrChange w:id="1291" w:author="spencer.swartz@gmail.com" w:date="2017-02-19T21:34:00Z">
                                      <w:rPr>
                                        <w:ins w:id="1292" w:author="spencer.swartz@gmail.com" w:date="2017-02-19T21:34:00Z"/>
                                      </w:rPr>
                                    </w:rPrChange>
                                  </w:rPr>
                                  <w:pPrChange w:id="1293" w:author="spencer.swartz@gmail.com" w:date="2017-02-19T21:28:00Z">
                                    <w:pPr>
                                      <w:ind w:left="0" w:firstLine="0"/>
                                    </w:pPr>
                                  </w:pPrChange>
                                </w:pPr>
                                <w:ins w:id="1294" w:author="spencer.swartz@gmail.com" w:date="2017-02-19T21:34:00Z">
                                  <w:r w:rsidRPr="00D3224F">
                                    <w:rPr>
                                      <w:b/>
                                      <w:rPrChange w:id="1295" w:author="spencer.swartz@gmail.com" w:date="2017-02-19T21:34:00Z">
                                        <w:rPr/>
                                      </w:rPrChange>
                                    </w:rPr>
                                    <w:t>Dr Eyob Kamil</w:t>
                                  </w:r>
                                </w:ins>
                              </w:p>
                              <w:p w14:paraId="6889D760" w14:textId="579D5C41" w:rsidR="00C11B81" w:rsidRDefault="00C11B81">
                                <w:pPr>
                                  <w:spacing w:after="0" w:afterAutospacing="0"/>
                                  <w:ind w:left="0" w:firstLine="0"/>
                                  <w:rPr>
                                    <w:ins w:id="1296" w:author="spencer.swartz@gmail.com" w:date="2017-02-19T21:27:00Z"/>
                                  </w:rPr>
                                  <w:pPrChange w:id="1297" w:author="spencer.swartz@gmail.com" w:date="2017-02-19T21:28:00Z">
                                    <w:pPr>
                                      <w:ind w:left="0" w:firstLine="0"/>
                                    </w:pPr>
                                  </w:pPrChange>
                                </w:pPr>
                                <w:ins w:id="1298" w:author="spencer.swartz@gmail.com" w:date="2017-02-19T21:34:00Z">
                                  <w:r>
                                    <w:t>Bureau Head, Addis Ababa City Government Health Bureau</w:t>
                                  </w:r>
                                </w:ins>
                              </w:p>
                            </w:tc>
                          </w:tr>
                          <w:tr w:rsidR="00C11B81" w14:paraId="4B59263B" w14:textId="77777777" w:rsidTr="00D3224F">
                            <w:trPr>
                              <w:ins w:id="1299" w:author="spencer.swartz@gmail.com" w:date="2017-02-19T21:27:00Z"/>
                            </w:trPr>
                            <w:tc>
                              <w:tcPr>
                                <w:tcW w:w="3145" w:type="dxa"/>
                                <w:tcPrChange w:id="1300" w:author="spencer.swartz@gmail.com" w:date="2017-02-19T21:29:00Z">
                                  <w:tcPr>
                                    <w:tcW w:w="2399" w:type="dxa"/>
                                  </w:tcPr>
                                </w:tcPrChange>
                              </w:tcPr>
                              <w:p w14:paraId="7123D42F" w14:textId="77777777" w:rsidR="00C11B81" w:rsidRPr="00D3224F" w:rsidRDefault="00C11B81">
                                <w:pPr>
                                  <w:spacing w:after="0" w:afterAutospacing="0"/>
                                  <w:ind w:left="0" w:firstLine="0"/>
                                  <w:rPr>
                                    <w:ins w:id="1301" w:author="spencer.swartz@gmail.com" w:date="2017-02-19T21:34:00Z"/>
                                    <w:b/>
                                    <w:rPrChange w:id="1302" w:author="spencer.swartz@gmail.com" w:date="2017-02-19T21:35:00Z">
                                      <w:rPr>
                                        <w:ins w:id="1303" w:author="spencer.swartz@gmail.com" w:date="2017-02-19T21:34:00Z"/>
                                      </w:rPr>
                                    </w:rPrChange>
                                  </w:rPr>
                                  <w:pPrChange w:id="1304" w:author="spencer.swartz@gmail.com" w:date="2017-02-19T21:36:00Z">
                                    <w:pPr>
                                      <w:ind w:left="0" w:firstLine="0"/>
                                    </w:pPr>
                                  </w:pPrChange>
                                </w:pPr>
                                <w:ins w:id="1305" w:author="spencer.swartz@gmail.com" w:date="2017-02-19T21:34:00Z">
                                  <w:r w:rsidRPr="00D3224F">
                                    <w:rPr>
                                      <w:b/>
                                      <w:rPrChange w:id="1306" w:author="spencer.swartz@gmail.com" w:date="2017-02-19T21:35:00Z">
                                        <w:rPr/>
                                      </w:rPrChange>
                                    </w:rPr>
                                    <w:t>Dr Tesfenesh Belay</w:t>
                                  </w:r>
                                </w:ins>
                              </w:p>
                              <w:p w14:paraId="1A1C50EC" w14:textId="67BA4CDE" w:rsidR="00C11B81" w:rsidRDefault="00C11B81">
                                <w:pPr>
                                  <w:spacing w:after="0" w:afterAutospacing="0"/>
                                  <w:ind w:left="0" w:firstLine="0"/>
                                  <w:rPr>
                                    <w:ins w:id="1307" w:author="spencer.swartz@gmail.com" w:date="2017-02-19T21:27:00Z"/>
                                  </w:rPr>
                                  <w:pPrChange w:id="1308" w:author="spencer.swartz@gmail.com" w:date="2017-02-19T21:36:00Z">
                                    <w:pPr>
                                      <w:ind w:left="0" w:firstLine="0"/>
                                    </w:pPr>
                                  </w:pPrChange>
                                </w:pPr>
                                <w:ins w:id="1309" w:author="spencer.swartz@gmail.com" w:date="2017-02-19T21:34:00Z">
                                  <w:r>
                                    <w:t>Head Family Health</w:t>
                                  </w:r>
                                </w:ins>
                              </w:p>
                            </w:tc>
                          </w:tr>
                          <w:tr w:rsidR="00C11B81" w14:paraId="35580F3E" w14:textId="77777777" w:rsidTr="00D3224F">
                            <w:trPr>
                              <w:ins w:id="1310" w:author="spencer.swartz@gmail.com" w:date="2017-02-19T21:27:00Z"/>
                            </w:trPr>
                            <w:tc>
                              <w:tcPr>
                                <w:tcW w:w="3145" w:type="dxa"/>
                                <w:tcPrChange w:id="1311" w:author="spencer.swartz@gmail.com" w:date="2017-02-19T21:29:00Z">
                                  <w:tcPr>
                                    <w:tcW w:w="2399" w:type="dxa"/>
                                  </w:tcPr>
                                </w:tcPrChange>
                              </w:tcPr>
                              <w:p w14:paraId="7E78BB4B" w14:textId="77777777" w:rsidR="00C11B81" w:rsidRPr="00D3224F" w:rsidRDefault="00C11B81">
                                <w:pPr>
                                  <w:spacing w:after="0" w:afterAutospacing="0" w:line="259" w:lineRule="auto"/>
                                  <w:ind w:left="0" w:firstLine="0"/>
                                  <w:rPr>
                                    <w:ins w:id="1312" w:author="spencer.swartz@gmail.com" w:date="2017-02-19T21:35:00Z"/>
                                    <w:b/>
                                    <w:rPrChange w:id="1313" w:author="spencer.swartz@gmail.com" w:date="2017-02-19T21:36:00Z">
                                      <w:rPr>
                                        <w:ins w:id="1314" w:author="spencer.swartz@gmail.com" w:date="2017-02-19T21:35:00Z"/>
                                      </w:rPr>
                                    </w:rPrChange>
                                  </w:rPr>
                                  <w:pPrChange w:id="1315" w:author="spencer.swartz@gmail.com" w:date="2017-02-19T21:36:00Z">
                                    <w:pPr>
                                      <w:spacing w:line="259" w:lineRule="auto"/>
                                      <w:ind w:left="0" w:firstLine="0"/>
                                    </w:pPr>
                                  </w:pPrChange>
                                </w:pPr>
                                <w:ins w:id="1316" w:author="spencer.swartz@gmail.com" w:date="2017-02-19T21:35:00Z">
                                  <w:r w:rsidRPr="00D3224F">
                                    <w:rPr>
                                      <w:b/>
                                      <w:rPrChange w:id="1317" w:author="spencer.swartz@gmail.com" w:date="2017-02-19T21:36:00Z">
                                        <w:rPr/>
                                      </w:rPrChange>
                                    </w:rPr>
                                    <w:t>Dr Ato Yohannes Tadesse</w:t>
                                  </w:r>
                                </w:ins>
                              </w:p>
                              <w:p w14:paraId="7E0C34F1" w14:textId="097AFABF" w:rsidR="00C11B81" w:rsidRDefault="00C11B81">
                                <w:pPr>
                                  <w:spacing w:after="0" w:afterAutospacing="0" w:line="259" w:lineRule="auto"/>
                                  <w:ind w:left="0" w:firstLine="0"/>
                                  <w:rPr>
                                    <w:ins w:id="1318" w:author="spencer.swartz@gmail.com" w:date="2017-02-19T21:27:00Z"/>
                                  </w:rPr>
                                  <w:pPrChange w:id="1319" w:author="spencer.swartz@gmail.com" w:date="2017-02-19T21:36:00Z">
                                    <w:pPr>
                                      <w:ind w:left="0" w:firstLine="0"/>
                                    </w:pPr>
                                  </w:pPrChange>
                                </w:pPr>
                                <w:ins w:id="1320" w:author="spencer.swartz@gmail.com" w:date="2017-02-19T21:35:00Z">
                                  <w:r>
                                    <w:t>Head of Training and Health Services</w:t>
                                  </w:r>
                                </w:ins>
                              </w:p>
                            </w:tc>
                          </w:tr>
                        </w:tbl>
                        <w:p w14:paraId="0E4D8396" w14:textId="77777777" w:rsidR="00C11B81" w:rsidRDefault="00C11B81" w:rsidP="00D3224F">
                          <w:pPr>
                            <w:ind w:left="0"/>
                          </w:pPr>
                        </w:p>
                      </w:txbxContent>
                    </v:textbox>
                    <w10:wrap type="square"/>
                  </v:shape>
                </w:pict>
              </mc:Fallback>
            </mc:AlternateContent>
          </w:r>
        </w:del>
      </w:ins>
      <w:del w:id="1321" w:author="Spencer Swartz" w:date="2017-02-22T10:03:00Z">
        <w:r w:rsidR="00EF104A" w:rsidDel="003D4AD9">
          <w:rPr>
            <w:b/>
          </w:rPr>
          <w:delText xml:space="preserve"> </w:delText>
        </w:r>
      </w:del>
    </w:p>
    <w:p w14:paraId="433463CE" w14:textId="122C0B50" w:rsidR="007A00CE" w:rsidDel="003D4AD9" w:rsidRDefault="00EF104A">
      <w:pPr>
        <w:ind w:left="0" w:firstLine="0"/>
        <w:rPr>
          <w:del w:id="1322" w:author="Spencer Swartz" w:date="2017-02-22T10:03:00Z"/>
        </w:rPr>
        <w:pPrChange w:id="1323" w:author="Spencer Swartz" w:date="2017-02-22T10:05:00Z">
          <w:pPr>
            <w:ind w:left="131" w:right="918" w:firstLine="284"/>
          </w:pPr>
        </w:pPrChange>
      </w:pPr>
      <w:del w:id="1324" w:author="Spencer Swartz" w:date="2017-02-22T10:03:00Z">
        <w:r w:rsidDel="003D4AD9">
          <w:delText xml:space="preserve">Meetings were held with Dr Tedros, State Health Minister, Dr Girma Azene, Head of Department of Planning &amp; Programming, Dr Eyob Kamil, Bureau Head, Addis Ababa City Government Health Bureau, Dr Tesfenesh Belay, Head Family Health, Dr Ato Yohannes Tadesse, Head of Training and Health Services.  </w:delText>
        </w:r>
      </w:del>
    </w:p>
    <w:p w14:paraId="4BE5BC90" w14:textId="7526BF02" w:rsidR="007A00CE" w:rsidDel="003D4AD9" w:rsidRDefault="00EF104A">
      <w:pPr>
        <w:ind w:left="0" w:firstLine="0"/>
        <w:rPr>
          <w:del w:id="1325" w:author="Spencer Swartz" w:date="2017-02-22T10:03:00Z"/>
        </w:rPr>
        <w:pPrChange w:id="1326" w:author="Spencer Swartz" w:date="2017-02-22T10:05:00Z">
          <w:pPr>
            <w:ind w:left="0" w:right="918"/>
          </w:pPr>
        </w:pPrChange>
      </w:pPr>
      <w:del w:id="1327" w:author="Spencer Swartz" w:date="2017-02-22T10:03:00Z">
        <w:r w:rsidDel="003D4AD9">
          <w:delText xml:space="preserve">   </w:delText>
        </w:r>
        <w:r w:rsidDel="003D4AD9">
          <w:rPr>
            <w:b/>
          </w:rPr>
          <w:delText xml:space="preserve"> </w:delText>
        </w:r>
        <w:r w:rsidDel="003D4AD9">
          <w:delText xml:space="preserve">Discussions to address the reduction of high maternal mortality, led to the following consensus: </w:delText>
        </w:r>
      </w:del>
    </w:p>
    <w:p w14:paraId="477FC8EA" w14:textId="5954E0D0" w:rsidR="007A00CE" w:rsidDel="003D4AD9" w:rsidRDefault="00EF104A">
      <w:pPr>
        <w:ind w:left="0" w:firstLine="0"/>
        <w:rPr>
          <w:del w:id="1328" w:author="Spencer Swartz" w:date="2017-02-22T10:03:00Z"/>
        </w:rPr>
        <w:pPrChange w:id="1329" w:author="Spencer Swartz" w:date="2017-02-22T10:05:00Z">
          <w:pPr>
            <w:numPr>
              <w:ilvl w:val="1"/>
              <w:numId w:val="6"/>
            </w:numPr>
            <w:ind w:left="851" w:right="918" w:hanging="360"/>
          </w:pPr>
        </w:pPrChange>
      </w:pPr>
      <w:del w:id="1330" w:author="Spencer Swartz" w:date="2017-02-22T10:03:00Z">
        <w:r w:rsidDel="003D4AD9">
          <w:delText>Health centres</w:delText>
        </w:r>
      </w:del>
      <w:ins w:id="1331" w:author="spencer.swartz@gmail.com" w:date="2017-02-21T18:30:00Z">
        <w:del w:id="1332" w:author="Spencer Swartz" w:date="2017-02-22T10:03:00Z">
          <w:r w:rsidR="00A5691D" w:rsidDel="003D4AD9">
            <w:delText>centers</w:delText>
          </w:r>
        </w:del>
      </w:ins>
      <w:del w:id="1333" w:author="Spencer Swartz" w:date="2017-02-22T10:03:00Z">
        <w:r w:rsidDel="003D4AD9">
          <w:delText xml:space="preserve"> have the following problems: </w:delText>
        </w:r>
      </w:del>
    </w:p>
    <w:p w14:paraId="0C4B825E" w14:textId="01CC7CDB" w:rsidR="007A00CE" w:rsidDel="003D4AD9" w:rsidRDefault="00EF104A">
      <w:pPr>
        <w:ind w:left="0" w:firstLine="0"/>
        <w:rPr>
          <w:del w:id="1334" w:author="Spencer Swartz" w:date="2017-02-22T10:03:00Z"/>
        </w:rPr>
        <w:pPrChange w:id="1335" w:author="Spencer Swartz" w:date="2017-02-22T10:05:00Z">
          <w:pPr>
            <w:numPr>
              <w:ilvl w:val="2"/>
              <w:numId w:val="6"/>
            </w:numPr>
            <w:ind w:left="1078" w:right="918" w:hanging="227"/>
          </w:pPr>
        </w:pPrChange>
      </w:pPr>
      <w:del w:id="1336" w:author="Spencer Swartz" w:date="2017-02-22T10:03:00Z">
        <w:r w:rsidDel="003D4AD9">
          <w:delText>lack of specialists (surgeons, obstetrics, anaesthetists</w:delText>
        </w:r>
      </w:del>
      <w:ins w:id="1337" w:author="spencer.swartz@gmail.com" w:date="2017-02-21T18:32:00Z">
        <w:del w:id="1338" w:author="Spencer Swartz" w:date="2017-02-22T10:03:00Z">
          <w:r w:rsidR="00A5691D" w:rsidDel="003D4AD9">
            <w:delText>anesthetists</w:delText>
          </w:r>
        </w:del>
      </w:ins>
      <w:del w:id="1339" w:author="Spencer Swartz" w:date="2017-02-22T10:03:00Z">
        <w:r w:rsidDel="003D4AD9">
          <w:delText xml:space="preserve">) </w:delText>
        </w:r>
      </w:del>
    </w:p>
    <w:p w14:paraId="47D4FCF5" w14:textId="1049B22B" w:rsidR="007A00CE" w:rsidDel="003D4AD9" w:rsidRDefault="00EF104A">
      <w:pPr>
        <w:ind w:left="0" w:firstLine="0"/>
        <w:rPr>
          <w:del w:id="1340" w:author="Spencer Swartz" w:date="2017-02-22T10:03:00Z"/>
        </w:rPr>
        <w:pPrChange w:id="1341" w:author="Spencer Swartz" w:date="2017-02-22T10:05:00Z">
          <w:pPr>
            <w:numPr>
              <w:ilvl w:val="2"/>
              <w:numId w:val="6"/>
            </w:numPr>
            <w:ind w:left="1078" w:right="918" w:hanging="227"/>
          </w:pPr>
        </w:pPrChange>
      </w:pPr>
      <w:del w:id="1342" w:author="Spencer Swartz" w:date="2017-02-22T10:03:00Z">
        <w:r w:rsidDel="003D4AD9">
          <w:delText>Inadequate training to perform emergency surgical procedures safely for trauma, pregnancy   related complications and anaesthesia</w:delText>
        </w:r>
      </w:del>
      <w:ins w:id="1343" w:author="spencer.swartz@gmail.com" w:date="2017-02-21T18:30:00Z">
        <w:del w:id="1344" w:author="Spencer Swartz" w:date="2017-02-22T10:03:00Z">
          <w:r w:rsidR="00A5691D" w:rsidDel="003D4AD9">
            <w:delText>anesthesia</w:delText>
          </w:r>
        </w:del>
      </w:ins>
      <w:del w:id="1345" w:author="Spencer Swartz" w:date="2017-02-22T10:03:00Z">
        <w:r w:rsidDel="003D4AD9">
          <w:delText xml:space="preserve">.  </w:delText>
        </w:r>
      </w:del>
    </w:p>
    <w:p w14:paraId="50F90E4E" w14:textId="4925BF9D" w:rsidR="007A00CE" w:rsidDel="003D4AD9" w:rsidRDefault="00EF104A">
      <w:pPr>
        <w:ind w:left="0" w:firstLine="0"/>
        <w:rPr>
          <w:del w:id="1346" w:author="Spencer Swartz" w:date="2017-02-22T10:03:00Z"/>
        </w:rPr>
        <w:pPrChange w:id="1347" w:author="Spencer Swartz" w:date="2017-02-22T10:05:00Z">
          <w:pPr>
            <w:numPr>
              <w:ilvl w:val="2"/>
              <w:numId w:val="6"/>
            </w:numPr>
            <w:ind w:left="1078" w:right="918" w:hanging="227"/>
          </w:pPr>
        </w:pPrChange>
      </w:pPr>
      <w:del w:id="1348" w:author="Spencer Swartz" w:date="2017-02-22T10:03:00Z">
        <w:r w:rsidDel="003D4AD9">
          <w:delText xml:space="preserve">lack of basic emergency equipment linked to the emergency surgical procedures </w:delText>
        </w:r>
      </w:del>
    </w:p>
    <w:p w14:paraId="7DA6B53A" w14:textId="561C30B2" w:rsidR="007A00CE" w:rsidDel="003D4AD9" w:rsidRDefault="00EF104A">
      <w:pPr>
        <w:ind w:left="0" w:firstLine="0"/>
        <w:rPr>
          <w:del w:id="1349" w:author="Spencer Swartz" w:date="2017-02-22T10:03:00Z"/>
        </w:rPr>
        <w:pPrChange w:id="1350" w:author="Spencer Swartz" w:date="2017-02-22T10:05:00Z">
          <w:pPr>
            <w:numPr>
              <w:ilvl w:val="2"/>
              <w:numId w:val="6"/>
            </w:numPr>
            <w:ind w:left="1078" w:right="918" w:hanging="227"/>
          </w:pPr>
        </w:pPrChange>
      </w:pPr>
      <w:del w:id="1351" w:author="Spencer Swartz" w:date="2017-02-22T10:03:00Z">
        <w:r w:rsidDel="003D4AD9">
          <w:delText xml:space="preserve">inadequate training in use, maintenance and procurement of basic emergency equipment </w:delText>
        </w:r>
      </w:del>
    </w:p>
    <w:p w14:paraId="7F836BAD" w14:textId="14A6455F" w:rsidR="007A00CE" w:rsidDel="003D4AD9" w:rsidRDefault="00EF104A">
      <w:pPr>
        <w:ind w:left="0" w:firstLine="0"/>
        <w:rPr>
          <w:del w:id="1352" w:author="Spencer Swartz" w:date="2017-02-22T10:03:00Z"/>
        </w:rPr>
        <w:pPrChange w:id="1353" w:author="Spencer Swartz" w:date="2017-02-22T10:05:00Z">
          <w:pPr>
            <w:numPr>
              <w:ilvl w:val="2"/>
              <w:numId w:val="6"/>
            </w:numPr>
            <w:ind w:left="1078" w:right="918" w:hanging="227"/>
          </w:pPr>
        </w:pPrChange>
      </w:pPr>
      <w:del w:id="1354" w:author="Spencer Swartz" w:date="2017-02-22T10:03:00Z">
        <w:r w:rsidDel="003D4AD9">
          <w:delText xml:space="preserve">lack of standard protocols  </w:delText>
        </w:r>
      </w:del>
    </w:p>
    <w:p w14:paraId="6FC6C48E" w14:textId="3EA5D011" w:rsidR="007A00CE" w:rsidDel="003D4AD9" w:rsidRDefault="00EF104A">
      <w:pPr>
        <w:ind w:left="0" w:firstLine="0"/>
        <w:rPr>
          <w:del w:id="1355" w:author="Spencer Swartz" w:date="2017-02-22T10:03:00Z"/>
        </w:rPr>
        <w:pPrChange w:id="1356" w:author="Spencer Swartz" w:date="2017-02-22T10:05:00Z">
          <w:pPr>
            <w:numPr>
              <w:ilvl w:val="2"/>
              <w:numId w:val="6"/>
            </w:numPr>
            <w:ind w:left="1078" w:right="918" w:hanging="227"/>
          </w:pPr>
        </w:pPrChange>
      </w:pPr>
      <w:del w:id="1357" w:author="Spencer Swartz" w:date="2017-02-22T10:03:00Z">
        <w:r w:rsidDel="003D4AD9">
          <w:delText>lack of coordination with the vertical programmes</w:delText>
        </w:r>
      </w:del>
      <w:ins w:id="1358" w:author="spencer.swartz@gmail.com" w:date="2017-02-21T18:32:00Z">
        <w:del w:id="1359" w:author="Spencer Swartz" w:date="2017-02-22T10:03:00Z">
          <w:r w:rsidR="00A5691D" w:rsidDel="003D4AD9">
            <w:delText>programs</w:delText>
          </w:r>
        </w:del>
      </w:ins>
      <w:del w:id="1360" w:author="Spencer Swartz" w:date="2017-02-22T10:03:00Z">
        <w:r w:rsidDel="003D4AD9">
          <w:delText xml:space="preserve"> in cross cutting issues </w:delText>
        </w:r>
      </w:del>
    </w:p>
    <w:p w14:paraId="376F6D67" w14:textId="66DD9D80" w:rsidR="007A00CE" w:rsidDel="003D4AD9" w:rsidRDefault="0063597A">
      <w:pPr>
        <w:ind w:left="0" w:firstLine="0"/>
        <w:rPr>
          <w:del w:id="1361" w:author="Spencer Swartz" w:date="2017-02-22T10:03:00Z"/>
        </w:rPr>
        <w:pPrChange w:id="1362" w:author="Spencer Swartz" w:date="2017-02-22T10:05:00Z">
          <w:pPr>
            <w:numPr>
              <w:ilvl w:val="1"/>
              <w:numId w:val="6"/>
            </w:numPr>
            <w:ind w:left="851" w:right="918" w:hanging="360"/>
          </w:pPr>
        </w:pPrChange>
      </w:pPr>
      <w:ins w:id="1363" w:author="spencer.swartz@gmail.com" w:date="2017-02-21T21:00:00Z">
        <w:del w:id="1364" w:author="Spencer Swartz" w:date="2017-02-22T10:03:00Z">
          <w:r w:rsidDel="003D4AD9">
            <w:delText xml:space="preserve">the </w:delText>
          </w:r>
        </w:del>
      </w:ins>
      <w:del w:id="1365" w:author="Spencer Swartz" w:date="2017-02-22T10:03:00Z">
        <w:r w:rsidR="00EF104A" w:rsidDel="003D4AD9">
          <w:delText>M</w:delText>
        </w:r>
      </w:del>
      <w:ins w:id="1366" w:author="spencer.swartz@gmail.com" w:date="2017-02-21T21:00:00Z">
        <w:del w:id="1367" w:author="Spencer Swartz" w:date="2017-02-22T10:03:00Z">
          <w:r w:rsidDel="003D4AD9">
            <w:delText xml:space="preserve">inistry </w:delText>
          </w:r>
        </w:del>
      </w:ins>
      <w:del w:id="1368" w:author="Spencer Swartz" w:date="2017-02-22T10:03:00Z">
        <w:r w:rsidR="00EF104A" w:rsidDel="003D4AD9">
          <w:delText>o</w:delText>
        </w:r>
      </w:del>
      <w:ins w:id="1369" w:author="spencer.swartz@gmail.com" w:date="2017-02-21T21:00:00Z">
        <w:del w:id="1370" w:author="Spencer Swartz" w:date="2017-02-22T10:03:00Z">
          <w:r w:rsidDel="003D4AD9">
            <w:delText xml:space="preserve">f </w:delText>
          </w:r>
        </w:del>
      </w:ins>
      <w:del w:id="1371" w:author="Spencer Swartz" w:date="2017-02-22T10:03:00Z">
        <w:r w:rsidR="00EF104A" w:rsidDel="003D4AD9">
          <w:delText>H</w:delText>
        </w:r>
      </w:del>
      <w:ins w:id="1372" w:author="spencer.swartz@gmail.com" w:date="2017-02-21T21:00:00Z">
        <w:del w:id="1373" w:author="Spencer Swartz" w:date="2017-02-22T10:03:00Z">
          <w:r w:rsidDel="003D4AD9">
            <w:delText>ealth</w:delText>
          </w:r>
        </w:del>
      </w:ins>
      <w:del w:id="1374" w:author="Spencer Swartz" w:date="2017-02-22T10:03:00Z">
        <w:r w:rsidR="00EF104A" w:rsidDel="003D4AD9">
          <w:delText xml:space="preserve"> </w:delText>
        </w:r>
      </w:del>
      <w:ins w:id="1375" w:author="spencer.swartz@gmail.com" w:date="2017-02-21T21:09:00Z">
        <w:del w:id="1376" w:author="Spencer Swartz" w:date="2017-02-22T10:03:00Z">
          <w:r w:rsidR="00852CE5" w:rsidDel="003D4AD9">
            <w:delText>is</w:delText>
          </w:r>
        </w:del>
      </w:ins>
      <w:del w:id="1377" w:author="Spencer Swartz" w:date="2017-02-22T10:03:00Z">
        <w:r w:rsidR="00EF104A" w:rsidDel="003D4AD9">
          <w:delText xml:space="preserve">are in the process of planning to post at least 2 health officers at </w:delText>
        </w:r>
      </w:del>
      <w:ins w:id="1378" w:author="spencer.swartz@gmail.com" w:date="2017-02-21T21:09:00Z">
        <w:del w:id="1379" w:author="Spencer Swartz" w:date="2017-02-22T10:03:00Z">
          <w:r w:rsidR="00852CE5" w:rsidDel="003D4AD9">
            <w:delText xml:space="preserve">every </w:delText>
          </w:r>
        </w:del>
      </w:ins>
      <w:del w:id="1380" w:author="Spencer Swartz" w:date="2017-02-22T10:03:00Z">
        <w:r w:rsidR="00EF104A" w:rsidDel="003D4AD9">
          <w:delText>health centres</w:delText>
        </w:r>
      </w:del>
      <w:ins w:id="1381" w:author="spencer.swartz@gmail.com" w:date="2017-02-21T18:30:00Z">
        <w:del w:id="1382" w:author="Spencer Swartz" w:date="2017-02-22T10:03:00Z">
          <w:r w:rsidR="00A5691D" w:rsidDel="003D4AD9">
            <w:delText>center</w:delText>
          </w:r>
        </w:del>
      </w:ins>
      <w:del w:id="1383" w:author="Spencer Swartz" w:date="2017-02-22T10:03:00Z">
        <w:r w:rsidR="00EF104A" w:rsidDel="003D4AD9">
          <w:delText xml:space="preserve">. To expedite the process more number of health officers (5000) will be trained within a few years, starting </w:delText>
        </w:r>
      </w:del>
      <w:ins w:id="1384" w:author="spencer.swartz@gmail.com" w:date="2017-02-21T21:10:00Z">
        <w:del w:id="1385" w:author="Spencer Swartz" w:date="2017-02-22T10:03:00Z">
          <w:r w:rsidR="00F6579A" w:rsidDel="003D4AD9">
            <w:delText xml:space="preserve">in </w:delText>
          </w:r>
        </w:del>
      </w:ins>
      <w:del w:id="1386" w:author="Spencer Swartz" w:date="2017-02-22T10:03:00Z">
        <w:r w:rsidR="00EF104A" w:rsidDel="003D4AD9">
          <w:delText xml:space="preserve">October 2005, rather than waiting to increase the number </w:delText>
        </w:r>
      </w:del>
      <w:ins w:id="1387" w:author="spencer.swartz@gmail.com" w:date="2017-02-21T21:10:00Z">
        <w:del w:id="1388" w:author="Spencer Swartz" w:date="2017-02-22T10:03:00Z">
          <w:r w:rsidR="00F6579A" w:rsidDel="003D4AD9">
            <w:delText>in</w:delText>
          </w:r>
        </w:del>
      </w:ins>
      <w:del w:id="1389" w:author="Spencer Swartz" w:date="2017-02-22T10:03:00Z">
        <w:r w:rsidR="00EF104A" w:rsidDel="003D4AD9">
          <w:delText xml:space="preserve">until 2015. A WHO coordinated training of trainers would be beneficial prior to the start of the health officers training course. </w:delText>
        </w:r>
      </w:del>
    </w:p>
    <w:p w14:paraId="48C4DEF6" w14:textId="192AB7B5" w:rsidR="007A00CE" w:rsidDel="003D4AD9" w:rsidRDefault="00EF104A">
      <w:pPr>
        <w:ind w:left="0" w:firstLine="0"/>
        <w:rPr>
          <w:del w:id="1390" w:author="Spencer Swartz" w:date="2017-02-22T10:03:00Z"/>
        </w:rPr>
        <w:pPrChange w:id="1391" w:author="Spencer Swartz" w:date="2017-02-22T10:05:00Z">
          <w:pPr>
            <w:numPr>
              <w:ilvl w:val="1"/>
              <w:numId w:val="6"/>
            </w:numPr>
            <w:ind w:left="851" w:right="918" w:hanging="360"/>
          </w:pPr>
        </w:pPrChange>
      </w:pPr>
      <w:del w:id="1392" w:author="Spencer Swartz" w:date="2017-02-22T10:03:00Z">
        <w:r w:rsidDel="003D4AD9">
          <w:delText>Train health officers in emergency obstetric care</w:delText>
        </w:r>
      </w:del>
      <w:ins w:id="1393" w:author="spencer.swartz@gmail.com" w:date="2017-02-21T21:11:00Z">
        <w:del w:id="1394" w:author="Spencer Swartz" w:date="2017-02-22T10:03:00Z">
          <w:r w:rsidR="00F6579A" w:rsidDel="003D4AD9">
            <w:delText xml:space="preserve"> will begin</w:delText>
          </w:r>
        </w:del>
      </w:ins>
      <w:del w:id="1395" w:author="Spencer Swartz" w:date="2017-02-22T10:03:00Z">
        <w:r w:rsidDel="003D4AD9">
          <w:delText>, which includes emergency surgical procedures and anaesthesia</w:delText>
        </w:r>
      </w:del>
      <w:ins w:id="1396" w:author="spencer.swartz@gmail.com" w:date="2017-02-21T18:30:00Z">
        <w:del w:id="1397" w:author="Spencer Swartz" w:date="2017-02-22T10:03:00Z">
          <w:r w:rsidR="00A5691D" w:rsidDel="003D4AD9">
            <w:delText>anesthesia</w:delText>
          </w:r>
        </w:del>
      </w:ins>
      <w:del w:id="1398" w:author="Spencer Swartz" w:date="2017-02-22T10:03:00Z">
        <w:r w:rsidDel="003D4AD9">
          <w:delText>. These interventions will result in health officers becoming more confident to perform basic emergency surgical and anaesthetic</w:delText>
        </w:r>
      </w:del>
      <w:ins w:id="1399" w:author="spencer.swartz@gmail.com" w:date="2017-02-21T18:32:00Z">
        <w:del w:id="1400" w:author="Spencer Swartz" w:date="2017-02-22T10:03:00Z">
          <w:r w:rsidR="00A5691D" w:rsidDel="003D4AD9">
            <w:delText>anesthetic</w:delText>
          </w:r>
        </w:del>
      </w:ins>
      <w:del w:id="1401" w:author="Spencer Swartz" w:date="2017-02-22T10:03:00Z">
        <w:r w:rsidDel="003D4AD9">
          <w:delText xml:space="preserve"> procedures</w:delText>
        </w:r>
      </w:del>
      <w:ins w:id="1402" w:author="spencer.swartz@gmail.com" w:date="2017-02-21T21:11:00Z">
        <w:del w:id="1403" w:author="Spencer Swartz" w:date="2017-02-22T10:03:00Z">
          <w:r w:rsidR="00F6579A" w:rsidDel="003D4AD9">
            <w:delText>.</w:delText>
          </w:r>
        </w:del>
      </w:ins>
      <w:del w:id="1404" w:author="Spencer Swartz" w:date="2017-02-22T10:03:00Z">
        <w:r w:rsidDel="003D4AD9">
          <w:delText>, with a</w:delText>
        </w:r>
      </w:del>
      <w:ins w:id="1405" w:author="spencer.swartz@gmail.com" w:date="2017-02-21T21:11:00Z">
        <w:del w:id="1406" w:author="Spencer Swartz" w:date="2017-02-22T10:03:00Z">
          <w:r w:rsidR="00F6579A" w:rsidDel="003D4AD9">
            <w:delText>the hope is this will</w:delText>
          </w:r>
        </w:del>
      </w:ins>
      <w:del w:id="1407" w:author="Spencer Swartz" w:date="2017-02-22T10:03:00Z">
        <w:r w:rsidDel="003D4AD9">
          <w:delText xml:space="preserve"> decrease</w:delText>
        </w:r>
      </w:del>
      <w:ins w:id="1408" w:author="spencer.swartz@gmail.com" w:date="2017-02-21T21:12:00Z">
        <w:del w:id="1409" w:author="Spencer Swartz" w:date="2017-02-22T10:03:00Z">
          <w:r w:rsidR="00F6579A" w:rsidDel="003D4AD9">
            <w:delText xml:space="preserve"> the</w:delText>
          </w:r>
        </w:del>
      </w:ins>
      <w:del w:id="1410" w:author="Spencer Swartz" w:date="2017-02-22T10:03:00Z">
        <w:r w:rsidDel="003D4AD9">
          <w:delText xml:space="preserve"> in referrals and over load</w:delText>
        </w:r>
      </w:del>
      <w:ins w:id="1411" w:author="spencer.swartz@gmail.com" w:date="2017-02-21T21:12:00Z">
        <w:del w:id="1412" w:author="Spencer Swartz" w:date="2017-02-22T10:03:00Z">
          <w:r w:rsidR="00F6579A" w:rsidDel="003D4AD9">
            <w:delText xml:space="preserve"> </w:delText>
          </w:r>
        </w:del>
      </w:ins>
      <w:del w:id="1413" w:author="Spencer Swartz" w:date="2017-02-22T10:03:00Z">
        <w:r w:rsidDel="003D4AD9">
          <w:delText xml:space="preserve">, of emergencies with delayed complications in these referral hospitals.   </w:delText>
        </w:r>
      </w:del>
    </w:p>
    <w:p w14:paraId="43AA5557" w14:textId="054DEFB8" w:rsidR="007A00CE" w:rsidDel="003D4AD9" w:rsidRDefault="00EF104A">
      <w:pPr>
        <w:ind w:left="0" w:firstLine="0"/>
        <w:rPr>
          <w:del w:id="1414" w:author="Spencer Swartz" w:date="2017-02-22T10:03:00Z"/>
        </w:rPr>
        <w:pPrChange w:id="1415" w:author="Spencer Swartz" w:date="2017-02-22T10:05:00Z">
          <w:pPr>
            <w:numPr>
              <w:ilvl w:val="1"/>
              <w:numId w:val="6"/>
            </w:numPr>
            <w:ind w:left="851" w:right="918" w:hanging="360"/>
          </w:pPr>
        </w:pPrChange>
      </w:pPr>
      <w:del w:id="1416" w:author="Spencer Swartz" w:date="2017-02-22T10:03:00Z">
        <w:r w:rsidDel="003D4AD9">
          <w:delText>Collaborat</w:delText>
        </w:r>
      </w:del>
      <w:ins w:id="1417" w:author="spencer.swartz@gmail.com" w:date="2017-02-21T21:12:00Z">
        <w:del w:id="1418" w:author="Spencer Swartz" w:date="2017-02-22T10:03:00Z">
          <w:r w:rsidR="00F6579A" w:rsidDel="003D4AD9">
            <w:delText>ion</w:delText>
          </w:r>
        </w:del>
      </w:ins>
      <w:del w:id="1419" w:author="Spencer Swartz" w:date="2017-02-22T10:03:00Z">
        <w:r w:rsidDel="003D4AD9">
          <w:delText>e with other partners such as SIDA, UNICEF; UNFPA, Japan, World Bank, GTZ, for a coordinated comprehensive approach to reduce the high maternal mortality in Ethiopia</w:delText>
        </w:r>
      </w:del>
      <w:ins w:id="1420" w:author="spencer.swartz@gmail.com" w:date="2017-02-21T21:13:00Z">
        <w:del w:id="1421" w:author="Spencer Swartz" w:date="2017-02-22T10:03:00Z">
          <w:r w:rsidR="00F6579A" w:rsidDel="003D4AD9">
            <w:delText xml:space="preserve"> will also begin</w:delText>
          </w:r>
        </w:del>
      </w:ins>
      <w:del w:id="1422" w:author="Spencer Swartz" w:date="2017-02-22T10:03:00Z">
        <w:r w:rsidDel="003D4AD9">
          <w:delText xml:space="preserve">.   </w:delText>
        </w:r>
      </w:del>
    </w:p>
    <w:p w14:paraId="7898B980" w14:textId="77663499" w:rsidR="007A00CE" w:rsidDel="003D4AD9" w:rsidRDefault="00EF104A">
      <w:pPr>
        <w:ind w:left="0" w:firstLine="0"/>
        <w:rPr>
          <w:del w:id="1423" w:author="Spencer Swartz" w:date="2017-02-22T10:03:00Z"/>
        </w:rPr>
        <w:pPrChange w:id="1424" w:author="Spencer Swartz" w:date="2017-02-22T10:05:00Z">
          <w:pPr>
            <w:spacing w:after="0" w:line="259" w:lineRule="auto"/>
            <w:ind w:left="491" w:firstLine="0"/>
          </w:pPr>
        </w:pPrChange>
      </w:pPr>
      <w:commentRangeStart w:id="1425"/>
      <w:del w:id="1426" w:author="Spencer Swartz" w:date="2017-02-22T10:03:00Z">
        <w:r w:rsidDel="003D4AD9">
          <w:delText xml:space="preserve">  </w:delText>
        </w:r>
      </w:del>
    </w:p>
    <w:p w14:paraId="16116DF8" w14:textId="6652ECB4" w:rsidR="007A00CE" w:rsidDel="003D4AD9" w:rsidRDefault="00EF104A">
      <w:pPr>
        <w:ind w:left="0" w:firstLine="0"/>
        <w:rPr>
          <w:del w:id="1427" w:author="Spencer Swartz" w:date="2017-02-22T10:03:00Z"/>
        </w:rPr>
        <w:pPrChange w:id="1428" w:author="Spencer Swartz" w:date="2017-02-22T10:05:00Z">
          <w:pPr>
            <w:numPr>
              <w:numId w:val="6"/>
            </w:numPr>
            <w:spacing w:after="0" w:line="249" w:lineRule="auto"/>
            <w:ind w:left="371" w:hanging="240"/>
          </w:pPr>
        </w:pPrChange>
      </w:pPr>
      <w:del w:id="1429" w:author="Spencer Swartz" w:date="2017-02-22T09:57:00Z">
        <w:r w:rsidDel="006033F1">
          <w:delText xml:space="preserve">Meetings at South Nations Nationalities and Peoples Regional (SNNPR) State Health Bureau </w:delText>
        </w:r>
      </w:del>
      <w:del w:id="1430" w:author="Spencer Swartz" w:date="2017-02-22T10:03:00Z">
        <w:r w:rsidDel="003D4AD9">
          <w:delText xml:space="preserve">(BoH):  </w:delText>
        </w:r>
      </w:del>
    </w:p>
    <w:p w14:paraId="35B49059" w14:textId="034F4921" w:rsidR="007A00CE" w:rsidDel="006033F1" w:rsidRDefault="00EF104A">
      <w:pPr>
        <w:ind w:left="0" w:firstLine="0"/>
        <w:rPr>
          <w:del w:id="1431" w:author="Spencer Swartz" w:date="2017-02-22T09:57:00Z"/>
        </w:rPr>
        <w:pPrChange w:id="1432" w:author="Spencer Swartz" w:date="2017-02-22T10:05:00Z">
          <w:pPr>
            <w:spacing w:after="0" w:line="259" w:lineRule="auto"/>
            <w:ind w:left="415" w:firstLine="0"/>
          </w:pPr>
        </w:pPrChange>
      </w:pPr>
      <w:del w:id="1433" w:author="Spencer Swartz" w:date="2017-02-22T09:57:00Z">
        <w:r w:rsidDel="006033F1">
          <w:delText xml:space="preserve"> </w:delText>
        </w:r>
      </w:del>
    </w:p>
    <w:p w14:paraId="6B126438" w14:textId="556D6DF6" w:rsidR="007A00CE" w:rsidDel="006033F1" w:rsidRDefault="00EF104A">
      <w:pPr>
        <w:ind w:left="0" w:firstLine="0"/>
        <w:rPr>
          <w:del w:id="1434" w:author="Spencer Swartz" w:date="2017-02-22T09:57:00Z"/>
        </w:rPr>
        <w:pPrChange w:id="1435" w:author="Spencer Swartz" w:date="2017-02-22T10:05:00Z">
          <w:pPr>
            <w:ind w:left="131" w:right="918" w:firstLine="284"/>
          </w:pPr>
        </w:pPrChange>
      </w:pPr>
      <w:del w:id="1436" w:author="Spencer Swartz" w:date="2017-02-22T09:57:00Z">
        <w:r w:rsidDel="006033F1">
          <w:delText xml:space="preserve">The </w:delText>
        </w:r>
      </w:del>
      <w:ins w:id="1437" w:author="spencer.swartz@gmail.com" w:date="2017-02-21T21:14:00Z">
        <w:del w:id="1438" w:author="Spencer Swartz" w:date="2017-02-22T09:57:00Z">
          <w:r w:rsidR="008E2E8F" w:rsidDel="006033F1">
            <w:delText>South Nations Nationalities and Peoples Regional State Health Bureau (</w:delText>
          </w:r>
        </w:del>
      </w:ins>
      <w:del w:id="1439" w:author="Spencer Swartz" w:date="2017-02-22T09:57:00Z">
        <w:r w:rsidDel="006033F1">
          <w:delText>SNNPR-BOH</w:delText>
        </w:r>
      </w:del>
      <w:ins w:id="1440" w:author="spencer.swartz@gmail.com" w:date="2017-02-21T21:14:00Z">
        <w:del w:id="1441" w:author="Spencer Swartz" w:date="2017-02-22T09:57:00Z">
          <w:r w:rsidR="008E2E8F" w:rsidDel="006033F1">
            <w:delText>)</w:delText>
          </w:r>
        </w:del>
      </w:ins>
      <w:del w:id="1442" w:author="Spencer Swartz" w:date="2017-02-22T09:57:00Z">
        <w:r w:rsidDel="006033F1">
          <w:delText xml:space="preserve"> is one of the nine regions and two urban administrations in Ethiopia.</w:delText>
        </w:r>
      </w:del>
      <w:ins w:id="1443" w:author="spencer.swartz@gmail.com" w:date="2017-02-21T21:14:00Z">
        <w:del w:id="1444" w:author="Spencer Swartz" w:date="2017-02-22T09:57:00Z">
          <w:r w:rsidR="008E2E8F" w:rsidDel="006033F1">
            <w:delText xml:space="preserve"> It is</w:delText>
          </w:r>
        </w:del>
      </w:ins>
      <w:del w:id="1445" w:author="Spencer Swartz" w:date="2017-02-22T09:57:00Z">
        <w:r w:rsidDel="006033F1">
          <w:delText xml:space="preserve"> </w:delText>
        </w:r>
      </w:del>
      <w:ins w:id="1446" w:author="spencer.swartz@gmail.com" w:date="2017-02-21T21:14:00Z">
        <w:del w:id="1447" w:author="Spencer Swartz" w:date="2017-02-22T09:57:00Z">
          <w:r w:rsidR="008E2E8F" w:rsidDel="006033F1">
            <w:delText>l</w:delText>
          </w:r>
        </w:del>
      </w:ins>
      <w:del w:id="1448" w:author="Spencer Swartz" w:date="2017-02-22T09:57:00Z">
        <w:r w:rsidDel="006033F1">
          <w:delText>Located in the South and Southwestern part of the country</w:delText>
        </w:r>
      </w:del>
      <w:ins w:id="1449" w:author="spencer.swartz@gmail.com" w:date="2017-02-21T21:15:00Z">
        <w:del w:id="1450" w:author="Spencer Swartz" w:date="2017-02-22T09:57:00Z">
          <w:r w:rsidR="008E2E8F" w:rsidDel="006033F1">
            <w:delText>.</w:delText>
          </w:r>
        </w:del>
      </w:ins>
      <w:del w:id="1451" w:author="Spencer Swartz" w:date="2017-02-22T09:57:00Z">
        <w:r w:rsidDel="006033F1">
          <w:delText xml:space="preserve">, and following the system of decentralized governance the region is organized in 13 Zones and 104 Districts. </w:delText>
        </w:r>
      </w:del>
    </w:p>
    <w:p w14:paraId="3B9BB9E5" w14:textId="593C9EA2" w:rsidR="007A00CE" w:rsidDel="006033F1" w:rsidRDefault="00EF104A">
      <w:pPr>
        <w:ind w:left="0" w:firstLine="0"/>
        <w:rPr>
          <w:del w:id="1452" w:author="Spencer Swartz" w:date="2017-02-22T09:57:00Z"/>
        </w:rPr>
        <w:pPrChange w:id="1453" w:author="Spencer Swartz" w:date="2017-02-22T10:05:00Z">
          <w:pPr>
            <w:spacing w:after="111"/>
            <w:ind w:right="918"/>
          </w:pPr>
        </w:pPrChange>
      </w:pPr>
      <w:del w:id="1454" w:author="Spencer Swartz" w:date="2017-02-22T09:57:00Z">
        <w:r w:rsidDel="006033F1">
          <w:delText>With the policy emphasis towards primary and preventive health care services; the health sector is organized in four-tier system: primary health care units that comprise health posts and health centers, district hospital, zonal hospital, and regional referral hospital</w:delText>
        </w:r>
      </w:del>
      <w:ins w:id="1455" w:author="spencer.swartz@gmail.com" w:date="2017-02-21T21:15:00Z">
        <w:del w:id="1456" w:author="Spencer Swartz" w:date="2017-02-22T09:57:00Z">
          <w:r w:rsidR="008E2E8F" w:rsidDel="006033F1">
            <w:delText>This region</w:delText>
          </w:r>
        </w:del>
      </w:ins>
      <w:del w:id="1457" w:author="Spencer Swartz" w:date="2017-02-22T09:57:00Z">
        <w:r w:rsidDel="006033F1">
          <w:delText xml:space="preserve">. </w:delText>
        </w:r>
      </w:del>
      <w:ins w:id="1458" w:author="spencer.swartz@gmail.com" w:date="2017-02-21T21:16:00Z">
        <w:del w:id="1459" w:author="Spencer Swartz" w:date="2017-02-22T09:57:00Z">
          <w:r w:rsidR="008E2E8F" w:rsidDel="006033F1">
            <w:delText>c</w:delText>
          </w:r>
        </w:del>
      </w:ins>
      <w:del w:id="1460" w:author="Spencer Swartz" w:date="2017-02-22T09:57:00Z">
        <w:r w:rsidDel="006033F1">
          <w:delText>Currently</w:delText>
        </w:r>
      </w:del>
      <w:ins w:id="1461" w:author="spencer.swartz@gmail.com" w:date="2017-02-21T21:16:00Z">
        <w:del w:id="1462" w:author="Spencer Swartz" w:date="2017-02-22T09:57:00Z">
          <w:r w:rsidR="008E2E8F" w:rsidDel="006033F1">
            <w:delText xml:space="preserve"> has</w:delText>
          </w:r>
        </w:del>
      </w:ins>
      <w:del w:id="1463" w:author="Spencer Swartz" w:date="2017-02-22T09:57:00Z">
        <w:r w:rsidDel="006033F1">
          <w:delText xml:space="preserve">, there are 15 hospitals, 127 Health centers and 450 health posts within the mandate </w:delText>
        </w:r>
      </w:del>
      <w:ins w:id="1464" w:author="spencer.swartz@gmail.com" w:date="2017-02-21T21:16:00Z">
        <w:del w:id="1465" w:author="Spencer Swartz" w:date="2017-02-22T09:57:00Z">
          <w:r w:rsidR="008E2E8F" w:rsidDel="006033F1">
            <w:delText xml:space="preserve">control </w:delText>
          </w:r>
        </w:del>
      </w:ins>
      <w:del w:id="1466" w:author="Spencer Swartz" w:date="2017-02-22T09:57:00Z">
        <w:r w:rsidDel="006033F1">
          <w:delText>of</w:delText>
        </w:r>
      </w:del>
      <w:ins w:id="1467" w:author="spencer.swartz@gmail.com" w:date="2017-02-21T21:16:00Z">
        <w:del w:id="1468" w:author="Spencer Swartz" w:date="2017-02-22T09:57:00Z">
          <w:r w:rsidR="008E2E8F" w:rsidDel="006033F1">
            <w:delText xml:space="preserve"> the</w:delText>
          </w:r>
        </w:del>
      </w:ins>
      <w:del w:id="1469" w:author="Spencer Swartz" w:date="2017-02-22T09:57:00Z">
        <w:r w:rsidDel="006033F1">
          <w:delText xml:space="preserve"> SNNPR-BOH.  </w:delText>
        </w:r>
      </w:del>
    </w:p>
    <w:p w14:paraId="60376247" w14:textId="6AA68A61" w:rsidR="007A00CE" w:rsidDel="006033F1" w:rsidRDefault="00EF104A">
      <w:pPr>
        <w:ind w:left="0" w:firstLine="0"/>
        <w:rPr>
          <w:del w:id="1470" w:author="Spencer Swartz" w:date="2017-02-22T09:57:00Z"/>
        </w:rPr>
        <w:pPrChange w:id="1471" w:author="Spencer Swartz" w:date="2017-02-22T10:05:00Z">
          <w:pPr>
            <w:ind w:left="131" w:right="918" w:firstLine="340"/>
          </w:pPr>
        </w:pPrChange>
      </w:pPr>
      <w:del w:id="1472" w:author="Spencer Swartz" w:date="2017-02-22T09:57:00Z">
        <w:r w:rsidDel="006033F1">
          <w:rPr>
            <w:noProof/>
          </w:rPr>
          <w:drawing>
            <wp:anchor distT="0" distB="0" distL="114300" distR="114300" simplePos="0" relativeHeight="251663360" behindDoc="0" locked="0" layoutInCell="1" allowOverlap="0" wp14:anchorId="393FA226" wp14:editId="593C4E31">
              <wp:simplePos x="0" y="0"/>
              <wp:positionH relativeFrom="column">
                <wp:posOffset>3969258</wp:posOffset>
              </wp:positionH>
              <wp:positionV relativeFrom="paragraph">
                <wp:posOffset>-2892</wp:posOffset>
              </wp:positionV>
              <wp:extent cx="1689354" cy="2222754"/>
              <wp:effectExtent l="0" t="0" r="0" b="0"/>
              <wp:wrapSquare wrapText="bothSides"/>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21"/>
                      <a:stretch>
                        <a:fillRect/>
                      </a:stretch>
                    </pic:blipFill>
                    <pic:spPr>
                      <a:xfrm>
                        <a:off x="0" y="0"/>
                        <a:ext cx="1689354" cy="2222754"/>
                      </a:xfrm>
                      <a:prstGeom prst="rect">
                        <a:avLst/>
                      </a:prstGeom>
                    </pic:spPr>
                  </pic:pic>
                </a:graphicData>
              </a:graphic>
            </wp:anchor>
          </w:drawing>
        </w:r>
        <w:r w:rsidDel="006033F1">
          <w:delText>SNNPR is one of the regions with highest maternal and neonatal morbidity and mortality.  The major reason behind is lack of access to essential obstetric care and inadequate care during pregnancy and childbirth. Only a few hospitals are providing emergency obstetric care and all most all of</w:delText>
        </w:r>
      </w:del>
      <w:ins w:id="1473" w:author="spencer.swartz@gmail.com" w:date="2017-02-21T21:17:00Z">
        <w:del w:id="1474" w:author="Spencer Swartz" w:date="2017-02-22T09:57:00Z">
          <w:r w:rsidR="00A07ED6" w:rsidDel="006033F1">
            <w:delText xml:space="preserve"> the</w:delText>
          </w:r>
        </w:del>
      </w:ins>
      <w:del w:id="1475" w:author="Spencer Swartz" w:date="2017-02-22T09:57:00Z">
        <w:r w:rsidDel="006033F1">
          <w:delText xml:space="preserve"> health centers do not have </w:delText>
        </w:r>
      </w:del>
      <w:ins w:id="1476" w:author="spencer.swartz@gmail.com" w:date="2017-02-21T21:18:00Z">
        <w:del w:id="1477" w:author="Spencer Swartz" w:date="2017-02-22T09:57:00Z">
          <w:r w:rsidR="00A07ED6" w:rsidDel="006033F1">
            <w:delText xml:space="preserve">the </w:delText>
          </w:r>
        </w:del>
      </w:ins>
      <w:del w:id="1478" w:author="Spencer Swartz" w:date="2017-02-22T09:57:00Z">
        <w:r w:rsidDel="006033F1">
          <w:delText xml:space="preserve">a capacity to manage obstetric cases when the complication arise during </w:delText>
        </w:r>
      </w:del>
      <w:ins w:id="1479" w:author="spencer.swartz@gmail.com" w:date="2017-02-21T21:18:00Z">
        <w:del w:id="1480" w:author="Spencer Swartz" w:date="2017-02-22T09:57:00Z">
          <w:r w:rsidR="00A07ED6" w:rsidDel="006033F1">
            <w:delText xml:space="preserve">a </w:delText>
          </w:r>
        </w:del>
      </w:ins>
      <w:del w:id="1481" w:author="Spencer Swartz" w:date="2017-02-22T09:57:00Z">
        <w:r w:rsidDel="006033F1">
          <w:delText xml:space="preserve">pregnancy, delivery, or </w:delText>
        </w:r>
      </w:del>
      <w:ins w:id="1482" w:author="spencer.swartz@gmail.com" w:date="2017-02-21T21:18:00Z">
        <w:del w:id="1483" w:author="Spencer Swartz" w:date="2017-02-22T09:57:00Z">
          <w:r w:rsidR="00A07ED6" w:rsidDel="006033F1">
            <w:delText xml:space="preserve">the </w:delText>
          </w:r>
        </w:del>
      </w:ins>
      <w:del w:id="1484" w:author="Spencer Swartz" w:date="2017-02-22T09:57:00Z">
        <w:r w:rsidDel="006033F1">
          <w:delText>post partum</w:delText>
        </w:r>
      </w:del>
      <w:ins w:id="1485" w:author="spencer.swartz@gmail.com" w:date="2017-02-21T18:33:00Z">
        <w:del w:id="1486" w:author="Spencer Swartz" w:date="2017-02-22T09:57:00Z">
          <w:r w:rsidR="00A5691D" w:rsidDel="006033F1">
            <w:delText>post-partum</w:delText>
          </w:r>
        </w:del>
      </w:ins>
      <w:del w:id="1487" w:author="Spencer Swartz" w:date="2017-02-22T09:57:00Z">
        <w:r w:rsidDel="006033F1">
          <w:delText xml:space="preserve"> period.  </w:delText>
        </w:r>
        <w:commentRangeEnd w:id="1425"/>
        <w:r w:rsidR="00B86F3A" w:rsidDel="006033F1">
          <w:rPr>
            <w:rStyle w:val="CommentReference"/>
          </w:rPr>
          <w:commentReference w:id="1425"/>
        </w:r>
      </w:del>
    </w:p>
    <w:p w14:paraId="47C220B3" w14:textId="285BF2B0" w:rsidR="007A00CE" w:rsidDel="006033F1" w:rsidRDefault="00EF104A">
      <w:pPr>
        <w:ind w:left="0" w:firstLine="0"/>
        <w:rPr>
          <w:del w:id="1488" w:author="Spencer Swartz" w:date="2017-02-22T09:57:00Z"/>
        </w:rPr>
        <w:pPrChange w:id="1489" w:author="Spencer Swartz" w:date="2017-02-22T10:05:00Z">
          <w:pPr>
            <w:ind w:left="131" w:right="918" w:firstLine="340"/>
          </w:pPr>
        </w:pPrChange>
      </w:pPr>
      <w:del w:id="1490" w:author="Spencer Swartz" w:date="2017-02-22T09:57:00Z">
        <w:r w:rsidDel="006033F1">
          <w:delText xml:space="preserve">The existing regional training institutions are not in the position of satisfying the sector’ skilled manpower requirement due to multifaceted deficiencies such as critical shortages of instructors (in terms of quality as well as quantity), lack of reference books, insufficiency of </w:delText>
        </w:r>
      </w:del>
    </w:p>
    <w:p w14:paraId="7D6D43DF" w14:textId="3A7D5AC3" w:rsidR="007A00CE" w:rsidDel="006033F1" w:rsidRDefault="00EF104A">
      <w:pPr>
        <w:ind w:left="0" w:firstLine="0"/>
        <w:rPr>
          <w:del w:id="1491" w:author="Spencer Swartz" w:date="2017-02-22T09:57:00Z"/>
        </w:rPr>
        <w:pPrChange w:id="1492" w:author="Spencer Swartz" w:date="2017-02-22T10:05:00Z">
          <w:pPr>
            <w:ind w:right="918"/>
          </w:pPr>
        </w:pPrChange>
      </w:pPr>
      <w:del w:id="1493" w:author="Spencer Swartz" w:date="2017-02-22T09:57:00Z">
        <w:r w:rsidDel="006033F1">
          <w:delText xml:space="preserve">infrastructures, poor logistic facilities, scarcity of budget, and poor capacity of practical training at health care delivery facilities. Currently SNNPR-BOH is striving to enhance the capacities of existing midlevel health professionals so as to produce the required manpower in terms of quantity and skill mixes.  </w:delText>
        </w:r>
      </w:del>
    </w:p>
    <w:p w14:paraId="63D1C1D6" w14:textId="17D916AC" w:rsidR="007A00CE" w:rsidDel="006033F1" w:rsidRDefault="00EF104A">
      <w:pPr>
        <w:ind w:left="0" w:firstLine="0"/>
        <w:rPr>
          <w:del w:id="1494" w:author="Spencer Swartz" w:date="2017-02-22T09:57:00Z"/>
        </w:rPr>
        <w:pPrChange w:id="1495" w:author="Spencer Swartz" w:date="2017-02-22T10:05:00Z">
          <w:pPr>
            <w:ind w:left="131" w:right="918" w:firstLine="340"/>
          </w:pPr>
        </w:pPrChange>
      </w:pPr>
      <w:del w:id="1496" w:author="Spencer Swartz" w:date="2017-02-22T09:57:00Z">
        <w:r w:rsidDel="006033F1">
          <w:rPr>
            <w:noProof/>
          </w:rPr>
          <w:drawing>
            <wp:anchor distT="0" distB="0" distL="114300" distR="114300" simplePos="0" relativeHeight="251664384" behindDoc="0" locked="0" layoutInCell="1" allowOverlap="0" wp14:anchorId="79908517" wp14:editId="2313F535">
              <wp:simplePos x="0" y="0"/>
              <wp:positionH relativeFrom="column">
                <wp:posOffset>3359658</wp:posOffset>
              </wp:positionH>
              <wp:positionV relativeFrom="paragraph">
                <wp:posOffset>60366</wp:posOffset>
              </wp:positionV>
              <wp:extent cx="2273808" cy="1700784"/>
              <wp:effectExtent l="0" t="0" r="0" b="0"/>
              <wp:wrapSquare wrapText="bothSides"/>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2"/>
                      <a:stretch>
                        <a:fillRect/>
                      </a:stretch>
                    </pic:blipFill>
                    <pic:spPr>
                      <a:xfrm>
                        <a:off x="0" y="0"/>
                        <a:ext cx="2273808" cy="1700784"/>
                      </a:xfrm>
                      <a:prstGeom prst="rect">
                        <a:avLst/>
                      </a:prstGeom>
                    </pic:spPr>
                  </pic:pic>
                </a:graphicData>
              </a:graphic>
            </wp:anchor>
          </w:drawing>
        </w:r>
        <w:r w:rsidDel="006033F1">
          <w:delText xml:space="preserve">Dr Shiferaw, Head, Regional Health Bureau organized </w:delText>
        </w:r>
        <w:r w:rsidDel="006033F1">
          <w:tab/>
          <w:delText xml:space="preserve">the </w:delText>
        </w:r>
        <w:r w:rsidDel="006033F1">
          <w:tab/>
          <w:delText xml:space="preserve">following </w:delText>
        </w:r>
        <w:r w:rsidDel="006033F1">
          <w:tab/>
          <w:delText xml:space="preserve">meetings </w:delText>
        </w:r>
        <w:r w:rsidDel="006033F1">
          <w:tab/>
          <w:delText xml:space="preserve">for </w:delText>
        </w:r>
        <w:r w:rsidDel="006033F1">
          <w:tab/>
          <w:delText xml:space="preserve">the presentation of WHO training tools:  </w:delText>
        </w:r>
      </w:del>
    </w:p>
    <w:p w14:paraId="01062A74" w14:textId="09586C84" w:rsidR="007A00CE" w:rsidRPr="0094579C" w:rsidDel="003D4AD9" w:rsidRDefault="00EF104A">
      <w:pPr>
        <w:ind w:left="0" w:firstLine="0"/>
        <w:rPr>
          <w:del w:id="1497" w:author="Spencer Swartz" w:date="2017-02-22T10:03:00Z"/>
        </w:rPr>
        <w:pPrChange w:id="1498" w:author="Spencer Swartz" w:date="2017-02-22T10:05:00Z">
          <w:pPr>
            <w:spacing w:after="0" w:line="259" w:lineRule="auto"/>
            <w:ind w:left="131" w:right="918" w:firstLine="0"/>
          </w:pPr>
        </w:pPrChange>
      </w:pPr>
      <w:del w:id="1499" w:author="Spencer Swartz" w:date="2017-02-22T10:03:00Z">
        <w:r w:rsidRPr="0094579C" w:rsidDel="003D4AD9">
          <w:delText xml:space="preserve"> </w:delText>
        </w:r>
      </w:del>
    </w:p>
    <w:p w14:paraId="528010A8" w14:textId="02AA1FB3" w:rsidR="005A630F" w:rsidDel="006033F1" w:rsidRDefault="003D4AD9">
      <w:pPr>
        <w:ind w:left="0" w:firstLine="0"/>
        <w:rPr>
          <w:ins w:id="1500" w:author="spencer.swartz@gmail.com" w:date="2017-02-19T21:41:00Z"/>
          <w:del w:id="1501" w:author="Spencer Swartz" w:date="2017-02-22T09:57:00Z"/>
        </w:rPr>
        <w:pPrChange w:id="1502" w:author="Spencer Swartz" w:date="2017-02-22T10:05:00Z">
          <w:pPr>
            <w:ind w:right="918"/>
          </w:pPr>
        </w:pPrChange>
      </w:pPr>
      <w:ins w:id="1503" w:author="spencer.swartz@gmail.com" w:date="2017-02-19T21:37:00Z">
        <w:del w:id="1504" w:author="Spencer Swartz" w:date="2017-02-22T10:03:00Z">
          <w:r w:rsidDel="003D4AD9">
            <w:rPr>
              <w:b/>
              <w:noProof/>
            </w:rPr>
            <mc:AlternateContent>
              <mc:Choice Requires="wps">
                <w:drawing>
                  <wp:anchor distT="0" distB="0" distL="114300" distR="114300" simplePos="0" relativeHeight="251671552" behindDoc="0" locked="0" layoutInCell="1" allowOverlap="1" wp14:anchorId="6D1E2CD9" wp14:editId="3EF23D5B">
                    <wp:simplePos x="0" y="0"/>
                    <wp:positionH relativeFrom="column">
                      <wp:posOffset>4160520</wp:posOffset>
                    </wp:positionH>
                    <wp:positionV relativeFrom="paragraph">
                      <wp:posOffset>50800</wp:posOffset>
                    </wp:positionV>
                    <wp:extent cx="2172970" cy="2091690"/>
                    <wp:effectExtent l="0" t="0" r="17780" b="22860"/>
                    <wp:wrapSquare wrapText="bothSides"/>
                    <wp:docPr id="5" name="Text Box 5"/>
                    <wp:cNvGraphicFramePr/>
                    <a:graphic xmlns:a="http://schemas.openxmlformats.org/drawingml/2006/main">
                      <a:graphicData uri="http://schemas.microsoft.com/office/word/2010/wordprocessingShape">
                        <wps:wsp>
                          <wps:cNvSpPr txBox="1"/>
                          <wps:spPr>
                            <a:xfrm>
                              <a:off x="0" y="0"/>
                              <a:ext cx="2172970" cy="2091690"/>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Change w:id="1505" w:author="spencer.swartz@gmail.com" w:date="2017-02-19T21:32:00Z">
                                    <w:tblPr>
                                      <w:tblStyle w:val="TableGrid0"/>
                                      <w:tblW w:w="0" w:type="auto"/>
                                      <w:tblLook w:val="04A0" w:firstRow="1" w:lastRow="0" w:firstColumn="1" w:lastColumn="0" w:noHBand="0" w:noVBand="1"/>
                                    </w:tblPr>
                                  </w:tblPrChange>
                                </w:tblPr>
                                <w:tblGrid>
                                  <w:gridCol w:w="3145"/>
                                  <w:tblGridChange w:id="1506">
                                    <w:tblGrid>
                                      <w:gridCol w:w="15"/>
                                      <w:gridCol w:w="2399"/>
                                      <w:gridCol w:w="731"/>
                                    </w:tblGrid>
                                  </w:tblGridChange>
                                </w:tblGrid>
                                <w:tr w:rsidR="00C11B81" w14:paraId="491C36F3" w14:textId="77777777" w:rsidTr="00D3224F">
                                  <w:trPr>
                                    <w:ins w:id="1507" w:author="spencer.swartz@gmail.com" w:date="2017-02-19T21:27:00Z"/>
                                    <w:trPrChange w:id="1508" w:author="spencer.swartz@gmail.com" w:date="2017-02-19T21:32:00Z">
                                      <w:trPr>
                                        <w:gridBefore w:val="1"/>
                                        <w:gridAfter w:val="0"/>
                                      </w:trPr>
                                    </w:trPrChange>
                                  </w:trPr>
                                  <w:tc>
                                    <w:tcPr>
                                      <w:tcW w:w="3145" w:type="dxa"/>
                                      <w:tcBorders>
                                        <w:top w:val="nil"/>
                                        <w:left w:val="nil"/>
                                        <w:bottom w:val="single" w:sz="4" w:space="0" w:color="auto"/>
                                        <w:right w:val="nil"/>
                                      </w:tcBorders>
                                      <w:tcPrChange w:id="1509" w:author="spencer.swartz@gmail.com" w:date="2017-02-19T21:32:00Z">
                                        <w:tcPr>
                                          <w:tcW w:w="2399" w:type="dxa"/>
                                        </w:tcPr>
                                      </w:tcPrChange>
                                    </w:tcPr>
                                    <w:p w14:paraId="608428C0" w14:textId="269215EE" w:rsidR="00C11B81" w:rsidRPr="00D3224F" w:rsidRDefault="00C11B81">
                                      <w:pPr>
                                        <w:spacing w:after="0" w:afterAutospacing="0"/>
                                        <w:ind w:left="0" w:firstLine="0"/>
                                        <w:jc w:val="center"/>
                                        <w:rPr>
                                          <w:ins w:id="1510" w:author="spencer.swartz@gmail.com" w:date="2017-02-19T21:27:00Z"/>
                                          <w:b/>
                                          <w:rPrChange w:id="1511" w:author="spencer.swartz@gmail.com" w:date="2017-02-19T21:27:00Z">
                                            <w:rPr>
                                              <w:ins w:id="1512" w:author="spencer.swartz@gmail.com" w:date="2017-02-19T21:27:00Z"/>
                                            </w:rPr>
                                          </w:rPrChange>
                                        </w:rPr>
                                        <w:pPrChange w:id="1513" w:author="spencer.swartz@gmail.com" w:date="2017-02-19T21:28:00Z">
                                          <w:pPr>
                                            <w:ind w:left="0" w:firstLine="0"/>
                                          </w:pPr>
                                        </w:pPrChange>
                                      </w:pPr>
                                      <w:ins w:id="1514" w:author="spencer.swartz@gmail.com" w:date="2017-02-19T21:27:00Z">
                                        <w:del w:id="1515" w:author="Spencer Swartz" w:date="2017-02-22T09:56:00Z">
                                          <w:r w:rsidRPr="00D3224F" w:rsidDel="006033F1">
                                            <w:rPr>
                                              <w:b/>
                                              <w:rPrChange w:id="1516" w:author="spencer.swartz@gmail.com" w:date="2017-02-19T21:27:00Z">
                                                <w:rPr/>
                                              </w:rPrChange>
                                            </w:rPr>
                                            <w:delText xml:space="preserve">In </w:delText>
                                          </w:r>
                                        </w:del>
                                      </w:ins>
                                      <w:ins w:id="1517" w:author="spencer.swartz@gmail.com" w:date="2017-02-19T21:32:00Z">
                                        <w:del w:id="1518" w:author="Spencer Swartz" w:date="2017-02-22T09:56:00Z">
                                          <w:r w:rsidRPr="00D3224F" w:rsidDel="006033F1">
                                            <w:rPr>
                                              <w:b/>
                                            </w:rPr>
                                            <w:delText>Attendance</w:delText>
                                          </w:r>
                                        </w:del>
                                      </w:ins>
                                      <w:ins w:id="1519" w:author="Spencer Swartz" w:date="2017-02-22T09:56:00Z">
                                        <w:r>
                                          <w:rPr>
                                            <w:b/>
                                          </w:rPr>
                                          <w:t>Meeting Leaders</w:t>
                                        </w:r>
                                      </w:ins>
                                    </w:p>
                                  </w:tc>
                                </w:tr>
                                <w:tr w:rsidR="00C11B81" w14:paraId="3703B38F" w14:textId="77777777" w:rsidTr="00D3224F">
                                  <w:trPr>
                                    <w:ins w:id="1520" w:author="Spencer Swartz" w:date="2017-02-22T09:56:00Z"/>
                                  </w:trPr>
                                  <w:tc>
                                    <w:tcPr>
                                      <w:tcW w:w="3145" w:type="dxa"/>
                                      <w:tcBorders>
                                        <w:top w:val="single" w:sz="4" w:space="0" w:color="auto"/>
                                      </w:tcBorders>
                                    </w:tcPr>
                                    <w:p w14:paraId="1FAC822A" w14:textId="380A57FB" w:rsidR="00C11B81" w:rsidRDefault="00C11B81">
                                      <w:pPr>
                                        <w:spacing w:after="0" w:afterAutospacing="0"/>
                                        <w:ind w:left="0" w:firstLine="0"/>
                                        <w:rPr>
                                          <w:ins w:id="1521" w:author="Spencer Swartz" w:date="2017-02-22T09:56:00Z"/>
                                        </w:rPr>
                                      </w:pPr>
                                      <w:ins w:id="1522" w:author="Spencer Swartz" w:date="2017-02-22T09:56:00Z">
                                        <w:r>
                                          <w:t>Dr Shiferaw</w:t>
                                        </w:r>
                                      </w:ins>
                                    </w:p>
                                    <w:p w14:paraId="7EBD160C" w14:textId="7FDE0009" w:rsidR="00C11B81" w:rsidRPr="000B0FA2" w:rsidRDefault="00C11B81">
                                      <w:pPr>
                                        <w:spacing w:after="0" w:afterAutospacing="0"/>
                                        <w:ind w:left="0" w:firstLine="0"/>
                                        <w:rPr>
                                          <w:ins w:id="1523" w:author="Spencer Swartz" w:date="2017-02-22T09:56:00Z"/>
                                          <w:b/>
                                        </w:rPr>
                                      </w:pPr>
                                      <w:ins w:id="1524" w:author="Spencer Swartz" w:date="2017-02-22T09:56:00Z">
                                        <w:r>
                                          <w:t>Head, Regional Health Bureau</w:t>
                                        </w:r>
                                      </w:ins>
                                    </w:p>
                                  </w:tc>
                                </w:tr>
                                <w:tr w:rsidR="00C11B81" w14:paraId="044E7C64" w14:textId="77777777" w:rsidTr="00D3224F">
                                  <w:trPr>
                                    <w:ins w:id="1525" w:author="spencer.swartz@gmail.com" w:date="2017-02-19T21:27:00Z"/>
                                    <w:trPrChange w:id="1526" w:author="spencer.swartz@gmail.com" w:date="2017-02-19T21:32:00Z">
                                      <w:trPr>
                                        <w:gridBefore w:val="1"/>
                                        <w:gridAfter w:val="0"/>
                                      </w:trPr>
                                    </w:trPrChange>
                                  </w:trPr>
                                  <w:tc>
                                    <w:tcPr>
                                      <w:tcW w:w="3145" w:type="dxa"/>
                                      <w:tcBorders>
                                        <w:top w:val="single" w:sz="4" w:space="0" w:color="auto"/>
                                      </w:tcBorders>
                                      <w:tcPrChange w:id="1527" w:author="spencer.swartz@gmail.com" w:date="2017-02-19T21:32:00Z">
                                        <w:tcPr>
                                          <w:tcW w:w="2399" w:type="dxa"/>
                                        </w:tcPr>
                                      </w:tcPrChange>
                                    </w:tcPr>
                                    <w:p w14:paraId="52EDB53B" w14:textId="1110943A" w:rsidR="00C11B81" w:rsidRDefault="00C11B81">
                                      <w:pPr>
                                        <w:spacing w:after="0" w:afterAutospacing="0"/>
                                        <w:ind w:left="0" w:firstLine="0"/>
                                        <w:rPr>
                                          <w:ins w:id="1528" w:author="spencer.swartz@gmail.com" w:date="2017-02-19T21:27:00Z"/>
                                        </w:rPr>
                                        <w:pPrChange w:id="1529" w:author="spencer.swartz@gmail.com" w:date="2017-02-19T21:42:00Z">
                                          <w:pPr>
                                            <w:ind w:left="0" w:firstLine="0"/>
                                          </w:pPr>
                                        </w:pPrChange>
                                      </w:pPr>
                                      <w:ins w:id="1530" w:author="spencer.swartz@gmail.com" w:date="2017-02-19T21:42:00Z">
                                        <w:r w:rsidRPr="005A630F">
                                          <w:rPr>
                                            <w:b/>
                                            <w:rPrChange w:id="1531" w:author="spencer.swartz@gmail.com" w:date="2017-02-19T21:42:00Z">
                                              <w:rPr/>
                                            </w:rPrChange>
                                          </w:rPr>
                                          <w:t>Dr Sunirmal Ghosh</w:t>
                                        </w:r>
                                        <w:r w:rsidRPr="0094579C">
                                          <w:t xml:space="preserve"> </w:t>
                                        </w:r>
                                        <w:r>
                                          <w:t xml:space="preserve">Consultant </w:t>
                                        </w:r>
                                      </w:ins>
                                      <w:ins w:id="1532" w:author="spencer.swartz@gmail.com" w:date="2017-02-21T18:36:00Z">
                                        <w:r>
                                          <w:t>Surgeon</w:t>
                                        </w:r>
                                      </w:ins>
                                      <w:ins w:id="1533" w:author="spencer.swartz@gmail.com" w:date="2017-02-19T21:42:00Z">
                                        <w:r>
                                          <w:t>, Tropical Health Education Trust (THET), U.K</w:t>
                                        </w:r>
                                      </w:ins>
                                      <w:ins w:id="1534" w:author="spencer.swartz@gmail.com" w:date="2017-02-21T18:36:00Z">
                                        <w:r>
                                          <w:t>.</w:t>
                                        </w:r>
                                      </w:ins>
                                    </w:p>
                                  </w:tc>
                                </w:tr>
                                <w:tr w:rsidR="00C11B81" w14:paraId="69EC7257" w14:textId="77777777" w:rsidTr="00D3224F">
                                  <w:trPr>
                                    <w:ins w:id="1535" w:author="spencer.swartz@gmail.com" w:date="2017-02-19T21:27:00Z"/>
                                    <w:trPrChange w:id="1536" w:author="spencer.swartz@gmail.com" w:date="2017-02-19T21:29:00Z">
                                      <w:trPr>
                                        <w:gridBefore w:val="1"/>
                                        <w:gridAfter w:val="0"/>
                                      </w:trPr>
                                    </w:trPrChange>
                                  </w:trPr>
                                  <w:tc>
                                    <w:tcPr>
                                      <w:tcW w:w="3145" w:type="dxa"/>
                                      <w:tcPrChange w:id="1537" w:author="spencer.swartz@gmail.com" w:date="2017-02-19T21:29:00Z">
                                        <w:tcPr>
                                          <w:tcW w:w="2399" w:type="dxa"/>
                                        </w:tcPr>
                                      </w:tcPrChange>
                                    </w:tcPr>
                                    <w:p w14:paraId="6925CB12" w14:textId="51055EA2" w:rsidR="00C11B81" w:rsidRDefault="00C11B81">
                                      <w:pPr>
                                        <w:spacing w:after="0" w:afterAutospacing="0"/>
                                        <w:ind w:left="0" w:firstLine="0"/>
                                        <w:rPr>
                                          <w:ins w:id="1538" w:author="spencer.swartz@gmail.com" w:date="2017-02-19T21:27:00Z"/>
                                        </w:rPr>
                                        <w:pPrChange w:id="1539" w:author="spencer.swartz@gmail.com" w:date="2017-02-19T21:42:00Z">
                                          <w:pPr>
                                            <w:ind w:left="0" w:firstLine="0"/>
                                          </w:pPr>
                                        </w:pPrChange>
                                      </w:pPr>
                                      <w:ins w:id="1540" w:author="spencer.swartz@gmail.com" w:date="2017-02-19T21:42:00Z">
                                        <w:r w:rsidRPr="005A630F">
                                          <w:rPr>
                                            <w:b/>
                                            <w:rPrChange w:id="1541" w:author="spencer.swartz@gmail.com" w:date="2017-02-19T21:42:00Z">
                                              <w:rPr/>
                                            </w:rPrChange>
                                          </w:rPr>
                                          <w:t>Dr Aberra Medical Director</w:t>
                                        </w:r>
                                        <w:r>
                                          <w:t xml:space="preserve"> Debub University Referral Hospital, Awassa</w:t>
                                        </w:r>
                                      </w:ins>
                                    </w:p>
                                  </w:tc>
                                </w:tr>
                              </w:tbl>
                              <w:p w14:paraId="530013D1" w14:textId="77777777" w:rsidR="00C11B81" w:rsidRDefault="00C11B81" w:rsidP="00AA435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E2CD9" id="Text Box 5" o:spid="_x0000_s1031" type="#_x0000_t202" style="position:absolute;margin-left:327.6pt;margin-top:4pt;width:171.1pt;height:16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" fillcolor="white [3201]" strokeweight=".5pt">
                    <v:textbox>
                      <w:txbxContent>
                        <w:tbl>
                          <w:tblPr>
                            <w:tblStyle w:val="TableGrid0"/>
                            <w:tblW w:w="3145" w:type="dxa"/>
                            <w:tblLook w:val="04A0" w:firstRow="1" w:lastRow="0" w:firstColumn="1" w:lastColumn="0" w:noHBand="0" w:noVBand="1"/>
                            <w:tblPrChange w:id="1542" w:author="spencer.swartz@gmail.com" w:date="2017-02-19T21:32:00Z">
                              <w:tblPr>
                                <w:tblStyle w:val="TableGrid0"/>
                                <w:tblW w:w="0" w:type="auto"/>
                                <w:tblLook w:val="04A0" w:firstRow="1" w:lastRow="0" w:firstColumn="1" w:lastColumn="0" w:noHBand="0" w:noVBand="1"/>
                              </w:tblPr>
                            </w:tblPrChange>
                          </w:tblPr>
                          <w:tblGrid>
                            <w:gridCol w:w="3145"/>
                            <w:tblGridChange w:id="1543">
                              <w:tblGrid>
                                <w:gridCol w:w="15"/>
                                <w:gridCol w:w="2399"/>
                                <w:gridCol w:w="731"/>
                              </w:tblGrid>
                            </w:tblGridChange>
                          </w:tblGrid>
                          <w:tr w:rsidR="00C11B81" w14:paraId="491C36F3" w14:textId="77777777" w:rsidTr="00D3224F">
                            <w:trPr>
                              <w:ins w:id="1544" w:author="spencer.swartz@gmail.com" w:date="2017-02-19T21:27:00Z"/>
                              <w:trPrChange w:id="1545" w:author="spencer.swartz@gmail.com" w:date="2017-02-19T21:32:00Z">
                                <w:trPr>
                                  <w:gridBefore w:val="1"/>
                                  <w:gridAfter w:val="0"/>
                                </w:trPr>
                              </w:trPrChange>
                            </w:trPr>
                            <w:tc>
                              <w:tcPr>
                                <w:tcW w:w="3145" w:type="dxa"/>
                                <w:tcBorders>
                                  <w:top w:val="nil"/>
                                  <w:left w:val="nil"/>
                                  <w:bottom w:val="single" w:sz="4" w:space="0" w:color="auto"/>
                                  <w:right w:val="nil"/>
                                </w:tcBorders>
                                <w:tcPrChange w:id="1546" w:author="spencer.swartz@gmail.com" w:date="2017-02-19T21:32:00Z">
                                  <w:tcPr>
                                    <w:tcW w:w="2399" w:type="dxa"/>
                                  </w:tcPr>
                                </w:tcPrChange>
                              </w:tcPr>
                              <w:p w14:paraId="608428C0" w14:textId="269215EE" w:rsidR="00C11B81" w:rsidRPr="00D3224F" w:rsidRDefault="00C11B81">
                                <w:pPr>
                                  <w:spacing w:after="0" w:afterAutospacing="0"/>
                                  <w:ind w:left="0" w:firstLine="0"/>
                                  <w:jc w:val="center"/>
                                  <w:rPr>
                                    <w:ins w:id="1547" w:author="spencer.swartz@gmail.com" w:date="2017-02-19T21:27:00Z"/>
                                    <w:b/>
                                    <w:rPrChange w:id="1548" w:author="spencer.swartz@gmail.com" w:date="2017-02-19T21:27:00Z">
                                      <w:rPr>
                                        <w:ins w:id="1549" w:author="spencer.swartz@gmail.com" w:date="2017-02-19T21:27:00Z"/>
                                      </w:rPr>
                                    </w:rPrChange>
                                  </w:rPr>
                                  <w:pPrChange w:id="1550" w:author="spencer.swartz@gmail.com" w:date="2017-02-19T21:28:00Z">
                                    <w:pPr>
                                      <w:ind w:left="0" w:firstLine="0"/>
                                    </w:pPr>
                                  </w:pPrChange>
                                </w:pPr>
                                <w:ins w:id="1551" w:author="spencer.swartz@gmail.com" w:date="2017-02-19T21:27:00Z">
                                  <w:del w:id="1552" w:author="Spencer Swartz" w:date="2017-02-22T09:56:00Z">
                                    <w:r w:rsidRPr="00D3224F" w:rsidDel="006033F1">
                                      <w:rPr>
                                        <w:b/>
                                        <w:rPrChange w:id="1553" w:author="spencer.swartz@gmail.com" w:date="2017-02-19T21:27:00Z">
                                          <w:rPr/>
                                        </w:rPrChange>
                                      </w:rPr>
                                      <w:delText xml:space="preserve">In </w:delText>
                                    </w:r>
                                  </w:del>
                                </w:ins>
                                <w:ins w:id="1554" w:author="spencer.swartz@gmail.com" w:date="2017-02-19T21:32:00Z">
                                  <w:del w:id="1555" w:author="Spencer Swartz" w:date="2017-02-22T09:56:00Z">
                                    <w:r w:rsidRPr="00D3224F" w:rsidDel="006033F1">
                                      <w:rPr>
                                        <w:b/>
                                      </w:rPr>
                                      <w:delText>Attendance</w:delText>
                                    </w:r>
                                  </w:del>
                                </w:ins>
                                <w:ins w:id="1556" w:author="Spencer Swartz" w:date="2017-02-22T09:56:00Z">
                                  <w:r>
                                    <w:rPr>
                                      <w:b/>
                                    </w:rPr>
                                    <w:t>Meeting Leaders</w:t>
                                  </w:r>
                                </w:ins>
                              </w:p>
                            </w:tc>
                          </w:tr>
                          <w:tr w:rsidR="00C11B81" w14:paraId="3703B38F" w14:textId="77777777" w:rsidTr="00D3224F">
                            <w:trPr>
                              <w:ins w:id="1557" w:author="Spencer Swartz" w:date="2017-02-22T09:56:00Z"/>
                            </w:trPr>
                            <w:tc>
                              <w:tcPr>
                                <w:tcW w:w="3145" w:type="dxa"/>
                                <w:tcBorders>
                                  <w:top w:val="single" w:sz="4" w:space="0" w:color="auto"/>
                                </w:tcBorders>
                              </w:tcPr>
                              <w:p w14:paraId="1FAC822A" w14:textId="380A57FB" w:rsidR="00C11B81" w:rsidRDefault="00C11B81">
                                <w:pPr>
                                  <w:spacing w:after="0" w:afterAutospacing="0"/>
                                  <w:ind w:left="0" w:firstLine="0"/>
                                  <w:rPr>
                                    <w:ins w:id="1558" w:author="Spencer Swartz" w:date="2017-02-22T09:56:00Z"/>
                                  </w:rPr>
                                </w:pPr>
                                <w:ins w:id="1559" w:author="Spencer Swartz" w:date="2017-02-22T09:56:00Z">
                                  <w:r>
                                    <w:t>Dr Shiferaw</w:t>
                                  </w:r>
                                </w:ins>
                              </w:p>
                              <w:p w14:paraId="7EBD160C" w14:textId="7FDE0009" w:rsidR="00C11B81" w:rsidRPr="000B0FA2" w:rsidRDefault="00C11B81">
                                <w:pPr>
                                  <w:spacing w:after="0" w:afterAutospacing="0"/>
                                  <w:ind w:left="0" w:firstLine="0"/>
                                  <w:rPr>
                                    <w:ins w:id="1560" w:author="Spencer Swartz" w:date="2017-02-22T09:56:00Z"/>
                                    <w:b/>
                                  </w:rPr>
                                </w:pPr>
                                <w:ins w:id="1561" w:author="Spencer Swartz" w:date="2017-02-22T09:56:00Z">
                                  <w:r>
                                    <w:t>Head, Regional Health Bureau</w:t>
                                  </w:r>
                                </w:ins>
                              </w:p>
                            </w:tc>
                          </w:tr>
                          <w:tr w:rsidR="00C11B81" w14:paraId="044E7C64" w14:textId="77777777" w:rsidTr="00D3224F">
                            <w:trPr>
                              <w:ins w:id="1562" w:author="spencer.swartz@gmail.com" w:date="2017-02-19T21:27:00Z"/>
                              <w:trPrChange w:id="1563" w:author="spencer.swartz@gmail.com" w:date="2017-02-19T21:32:00Z">
                                <w:trPr>
                                  <w:gridBefore w:val="1"/>
                                  <w:gridAfter w:val="0"/>
                                </w:trPr>
                              </w:trPrChange>
                            </w:trPr>
                            <w:tc>
                              <w:tcPr>
                                <w:tcW w:w="3145" w:type="dxa"/>
                                <w:tcBorders>
                                  <w:top w:val="single" w:sz="4" w:space="0" w:color="auto"/>
                                </w:tcBorders>
                                <w:tcPrChange w:id="1564" w:author="spencer.swartz@gmail.com" w:date="2017-02-19T21:32:00Z">
                                  <w:tcPr>
                                    <w:tcW w:w="2399" w:type="dxa"/>
                                  </w:tcPr>
                                </w:tcPrChange>
                              </w:tcPr>
                              <w:p w14:paraId="52EDB53B" w14:textId="1110943A" w:rsidR="00C11B81" w:rsidRDefault="00C11B81">
                                <w:pPr>
                                  <w:spacing w:after="0" w:afterAutospacing="0"/>
                                  <w:ind w:left="0" w:firstLine="0"/>
                                  <w:rPr>
                                    <w:ins w:id="1565" w:author="spencer.swartz@gmail.com" w:date="2017-02-19T21:27:00Z"/>
                                  </w:rPr>
                                  <w:pPrChange w:id="1566" w:author="spencer.swartz@gmail.com" w:date="2017-02-19T21:42:00Z">
                                    <w:pPr>
                                      <w:ind w:left="0" w:firstLine="0"/>
                                    </w:pPr>
                                  </w:pPrChange>
                                </w:pPr>
                                <w:ins w:id="1567" w:author="spencer.swartz@gmail.com" w:date="2017-02-19T21:42:00Z">
                                  <w:r w:rsidRPr="005A630F">
                                    <w:rPr>
                                      <w:b/>
                                      <w:rPrChange w:id="1568" w:author="spencer.swartz@gmail.com" w:date="2017-02-19T21:42:00Z">
                                        <w:rPr/>
                                      </w:rPrChange>
                                    </w:rPr>
                                    <w:t>Dr Sunirmal Ghosh</w:t>
                                  </w:r>
                                  <w:r w:rsidRPr="0094579C">
                                    <w:t xml:space="preserve"> </w:t>
                                  </w:r>
                                  <w:r>
                                    <w:t xml:space="preserve">Consultant </w:t>
                                  </w:r>
                                </w:ins>
                                <w:ins w:id="1569" w:author="spencer.swartz@gmail.com" w:date="2017-02-21T18:36:00Z">
                                  <w:r>
                                    <w:t>Surgeon</w:t>
                                  </w:r>
                                </w:ins>
                                <w:ins w:id="1570" w:author="spencer.swartz@gmail.com" w:date="2017-02-19T21:42:00Z">
                                  <w:r>
                                    <w:t>, Tropical Health Education Trust (THET), U.K</w:t>
                                  </w:r>
                                </w:ins>
                                <w:ins w:id="1571" w:author="spencer.swartz@gmail.com" w:date="2017-02-21T18:36:00Z">
                                  <w:r>
                                    <w:t>.</w:t>
                                  </w:r>
                                </w:ins>
                              </w:p>
                            </w:tc>
                          </w:tr>
                          <w:tr w:rsidR="00C11B81" w14:paraId="69EC7257" w14:textId="77777777" w:rsidTr="00D3224F">
                            <w:trPr>
                              <w:ins w:id="1572" w:author="spencer.swartz@gmail.com" w:date="2017-02-19T21:27:00Z"/>
                              <w:trPrChange w:id="1573" w:author="spencer.swartz@gmail.com" w:date="2017-02-19T21:29:00Z">
                                <w:trPr>
                                  <w:gridBefore w:val="1"/>
                                  <w:gridAfter w:val="0"/>
                                </w:trPr>
                              </w:trPrChange>
                            </w:trPr>
                            <w:tc>
                              <w:tcPr>
                                <w:tcW w:w="3145" w:type="dxa"/>
                                <w:tcPrChange w:id="1574" w:author="spencer.swartz@gmail.com" w:date="2017-02-19T21:29:00Z">
                                  <w:tcPr>
                                    <w:tcW w:w="2399" w:type="dxa"/>
                                  </w:tcPr>
                                </w:tcPrChange>
                              </w:tcPr>
                              <w:p w14:paraId="6925CB12" w14:textId="51055EA2" w:rsidR="00C11B81" w:rsidRDefault="00C11B81">
                                <w:pPr>
                                  <w:spacing w:after="0" w:afterAutospacing="0"/>
                                  <w:ind w:left="0" w:firstLine="0"/>
                                  <w:rPr>
                                    <w:ins w:id="1575" w:author="spencer.swartz@gmail.com" w:date="2017-02-19T21:27:00Z"/>
                                  </w:rPr>
                                  <w:pPrChange w:id="1576" w:author="spencer.swartz@gmail.com" w:date="2017-02-19T21:42:00Z">
                                    <w:pPr>
                                      <w:ind w:left="0" w:firstLine="0"/>
                                    </w:pPr>
                                  </w:pPrChange>
                                </w:pPr>
                                <w:ins w:id="1577" w:author="spencer.swartz@gmail.com" w:date="2017-02-19T21:42:00Z">
                                  <w:r w:rsidRPr="005A630F">
                                    <w:rPr>
                                      <w:b/>
                                      <w:rPrChange w:id="1578" w:author="spencer.swartz@gmail.com" w:date="2017-02-19T21:42:00Z">
                                        <w:rPr/>
                                      </w:rPrChange>
                                    </w:rPr>
                                    <w:t>Dr Aberra Medical Director</w:t>
                                  </w:r>
                                  <w:r>
                                    <w:t xml:space="preserve"> Debub University Referral Hospital, Awassa</w:t>
                                  </w:r>
                                </w:ins>
                              </w:p>
                            </w:tc>
                          </w:tr>
                        </w:tbl>
                        <w:p w14:paraId="530013D1" w14:textId="77777777" w:rsidR="00C11B81" w:rsidRDefault="00C11B81" w:rsidP="00AA4353">
                          <w:pPr>
                            <w:ind w:left="0"/>
                          </w:pPr>
                        </w:p>
                      </w:txbxContent>
                    </v:textbox>
                    <w10:wrap type="square"/>
                  </v:shape>
                </w:pict>
              </mc:Fallback>
            </mc:AlternateContent>
          </w:r>
        </w:del>
      </w:ins>
      <w:del w:id="1579" w:author="Spencer Swartz" w:date="2017-02-22T09:57:00Z">
        <w:r w:rsidR="00EF104A" w:rsidRPr="0094579C" w:rsidDel="006033F1">
          <w:delText>7.1 Meeting with key focal points in the currently existing health officers training at Awassa</w:delText>
        </w:r>
      </w:del>
      <w:ins w:id="1580" w:author="spencer.swartz@gmail.com" w:date="2017-02-19T21:41:00Z">
        <w:del w:id="1581" w:author="Spencer Swartz" w:date="2017-02-22T09:57:00Z">
          <w:r w:rsidR="005A630F" w:rsidDel="006033F1">
            <w:delText xml:space="preserve">, </w:delText>
          </w:r>
        </w:del>
      </w:ins>
      <w:del w:id="1582" w:author="Spencer Swartz" w:date="2017-02-22T09:57:00Z">
        <w:r w:rsidR="00EF104A" w:rsidRPr="0094579C" w:rsidDel="006033F1">
          <w:delText>, Yirgalem and Dilla</w:delText>
        </w:r>
      </w:del>
    </w:p>
    <w:p w14:paraId="64975358" w14:textId="5DEFAD3C" w:rsidR="007A00CE" w:rsidRPr="0094579C" w:rsidDel="003D4AD9" w:rsidRDefault="00EF104A">
      <w:pPr>
        <w:ind w:left="0" w:firstLine="0"/>
        <w:rPr>
          <w:del w:id="1583" w:author="Spencer Swartz" w:date="2017-02-22T10:03:00Z"/>
        </w:rPr>
        <w:pPrChange w:id="1584" w:author="Spencer Swartz" w:date="2017-02-22T10:05:00Z">
          <w:pPr>
            <w:ind w:right="918"/>
          </w:pPr>
        </w:pPrChange>
      </w:pPr>
      <w:del w:id="1585" w:author="Spencer Swartz" w:date="2017-02-22T10:03:00Z">
        <w:r w:rsidRPr="0094579C" w:rsidDel="003D4AD9">
          <w:delText xml:space="preserve"> by Dr Sunirmal Ghosh, </w:delText>
        </w:r>
      </w:del>
    </w:p>
    <w:p w14:paraId="1C654172" w14:textId="798C905D" w:rsidR="007A00CE" w:rsidDel="003D4AD9" w:rsidRDefault="00EF104A">
      <w:pPr>
        <w:ind w:left="0" w:firstLine="0"/>
        <w:rPr>
          <w:del w:id="1586" w:author="Spencer Swartz" w:date="2017-02-22T10:03:00Z"/>
        </w:rPr>
        <w:pPrChange w:id="1587" w:author="Spencer Swartz" w:date="2017-02-22T10:05:00Z">
          <w:pPr>
            <w:ind w:right="918"/>
          </w:pPr>
        </w:pPrChange>
      </w:pPr>
      <w:del w:id="1588" w:author="Spencer Swartz" w:date="2017-02-22T10:03:00Z">
        <w:r w:rsidDel="003D4AD9">
          <w:delText xml:space="preserve">Consultant Surgeon,UK, Tropical Health Education Trust (THET), U.K, Dr Aberra Medical Director, Debub University Referral Hospital, Awassa. </w:delText>
        </w:r>
      </w:del>
    </w:p>
    <w:p w14:paraId="738C759F" w14:textId="688E38FF" w:rsidR="007A00CE" w:rsidDel="003D4AD9" w:rsidRDefault="00EF104A">
      <w:pPr>
        <w:ind w:left="0" w:firstLine="0"/>
        <w:rPr>
          <w:del w:id="1589" w:author="Spencer Swartz" w:date="2017-02-22T10:03:00Z"/>
        </w:rPr>
        <w:pPrChange w:id="1590" w:author="Spencer Swartz" w:date="2017-02-22T10:05:00Z">
          <w:pPr>
            <w:ind w:right="918"/>
          </w:pPr>
        </w:pPrChange>
      </w:pPr>
      <w:del w:id="1591" w:author="Spencer Swartz" w:date="2017-02-22T10:03:00Z">
        <w:r w:rsidDel="003D4AD9">
          <w:delText>The following issues and plans were discussed :</w:delText>
        </w:r>
      </w:del>
      <w:ins w:id="1592" w:author="spencer.swartz@gmail.com" w:date="2017-02-21T18:33:00Z">
        <w:del w:id="1593" w:author="Spencer Swartz" w:date="2017-02-22T10:03:00Z">
          <w:r w:rsidR="00A5691D" w:rsidDel="003D4AD9">
            <w:delText>discussed:</w:delText>
          </w:r>
        </w:del>
      </w:ins>
      <w:del w:id="1594" w:author="Spencer Swartz" w:date="2017-02-22T10:03:00Z">
        <w:r w:rsidDel="003D4AD9">
          <w:delText xml:space="preserve"> </w:delText>
        </w:r>
      </w:del>
    </w:p>
    <w:p w14:paraId="6E895257" w14:textId="2C09A1B2" w:rsidR="007A00CE" w:rsidDel="003D4AD9" w:rsidRDefault="00EF104A">
      <w:pPr>
        <w:ind w:left="0" w:firstLine="0"/>
        <w:rPr>
          <w:del w:id="1595" w:author="Spencer Swartz" w:date="2017-02-22T10:03:00Z"/>
        </w:rPr>
        <w:pPrChange w:id="1596" w:author="Spencer Swartz" w:date="2017-02-22T10:05:00Z">
          <w:pPr>
            <w:numPr>
              <w:numId w:val="7"/>
            </w:numPr>
            <w:spacing w:after="3" w:line="242" w:lineRule="auto"/>
            <w:ind w:left="476" w:right="902" w:hanging="360"/>
            <w:jc w:val="both"/>
          </w:pPr>
        </w:pPrChange>
      </w:pPr>
      <w:del w:id="1597" w:author="Spencer Swartz" w:date="2017-02-22T10:03:00Z">
        <w:r w:rsidDel="003D4AD9">
          <w:delText>Expansion of the Existing Health Science Colleges such as three midlevel diploma</w:delText>
        </w:r>
      </w:del>
      <w:ins w:id="1598" w:author="spencer.swartz@gmail.com" w:date="2017-02-19T19:52:00Z">
        <w:del w:id="1599" w:author="Spencer Swartz" w:date="2017-02-22T10:03:00Z">
          <w:r w:rsidR="0094579C" w:rsidDel="003D4AD9">
            <w:delText xml:space="preserve"> </w:delText>
          </w:r>
        </w:del>
      </w:ins>
      <w:del w:id="1600" w:author="Spencer Swartz" w:date="2017-02-22T10:03:00Z">
        <w:r w:rsidDel="003D4AD9">
          <w:delText xml:space="preserve">graduating colleges namely Awassa Health Science College, Arbaminch Health Science College, and Hosanna Health Science College have been reorganized </w:delText>
        </w:r>
        <w:r w:rsidRPr="0094579C" w:rsidDel="003D4AD9">
          <w:rPr>
            <w:b/>
          </w:rPr>
          <w:delText xml:space="preserve"> </w:delText>
        </w:r>
      </w:del>
    </w:p>
    <w:p w14:paraId="2528BDEE" w14:textId="7102B9A0" w:rsidR="007A00CE" w:rsidDel="003D4AD9" w:rsidRDefault="00EF104A">
      <w:pPr>
        <w:ind w:left="0" w:firstLine="0"/>
        <w:rPr>
          <w:del w:id="1601" w:author="Spencer Swartz" w:date="2017-02-22T10:03:00Z"/>
        </w:rPr>
        <w:pPrChange w:id="1602" w:author="Spencer Swartz" w:date="2017-02-22T10:05:00Z">
          <w:pPr>
            <w:numPr>
              <w:numId w:val="7"/>
            </w:numPr>
            <w:spacing w:after="3" w:line="242" w:lineRule="auto"/>
            <w:ind w:left="476" w:right="902" w:hanging="360"/>
            <w:jc w:val="both"/>
          </w:pPr>
        </w:pPrChange>
      </w:pPr>
      <w:del w:id="1603" w:author="Spencer Swartz" w:date="2017-02-22T10:03:00Z">
        <w:r w:rsidDel="003D4AD9">
          <w:delText>Upgrading of Health Assistants into Clinical Nurses to improve the capacity levels of different professionals through in-service training in different colleges, universities, and hospitals. Specifically</w:delText>
        </w:r>
      </w:del>
      <w:ins w:id="1604" w:author="spencer.swartz@gmail.com" w:date="2017-02-21T18:33:00Z">
        <w:del w:id="1605" w:author="Spencer Swartz" w:date="2017-02-22T10:03:00Z">
          <w:r w:rsidR="00A5691D" w:rsidDel="003D4AD9">
            <w:delText>Specifically,</w:delText>
          </w:r>
        </w:del>
      </w:ins>
      <w:del w:id="1606" w:author="Spencer Swartz" w:date="2017-02-22T10:03:00Z">
        <w:r w:rsidDel="003D4AD9">
          <w:delText xml:space="preserve"> health bureau intended to upgrade all health assistants to midlevel clinical nurses in the short run. </w:delText>
        </w:r>
        <w:r w:rsidRPr="0094579C" w:rsidDel="003D4AD9">
          <w:rPr>
            <w:b/>
          </w:rPr>
          <w:delText xml:space="preserve"> </w:delText>
        </w:r>
      </w:del>
    </w:p>
    <w:p w14:paraId="270B23B6" w14:textId="267C2203" w:rsidR="007A00CE" w:rsidDel="003D4AD9" w:rsidRDefault="00EF104A">
      <w:pPr>
        <w:ind w:left="0" w:firstLine="0"/>
        <w:rPr>
          <w:del w:id="1607" w:author="Spencer Swartz" w:date="2017-02-22T10:03:00Z"/>
        </w:rPr>
        <w:pPrChange w:id="1608" w:author="Spencer Swartz" w:date="2017-02-22T10:05:00Z">
          <w:pPr>
            <w:numPr>
              <w:numId w:val="7"/>
            </w:numPr>
            <w:spacing w:after="3" w:line="242" w:lineRule="auto"/>
            <w:ind w:left="476" w:right="902" w:hanging="360"/>
            <w:jc w:val="both"/>
          </w:pPr>
        </w:pPrChange>
      </w:pPr>
      <w:del w:id="1609" w:author="Spencer Swartz" w:date="2017-02-22T10:03:00Z">
        <w:r w:rsidDel="003D4AD9">
          <w:delText>Emergency Obstetrics Skill Upgrading to build the capacity of the health worker in skill of Emergency obstetric care and support the health facilities with necessary vital or life saving</w:delText>
        </w:r>
      </w:del>
      <w:ins w:id="1610" w:author="spencer.swartz@gmail.com" w:date="2017-02-21T18:33:00Z">
        <w:del w:id="1611" w:author="Spencer Swartz" w:date="2017-02-22T10:03:00Z">
          <w:r w:rsidR="00A5691D" w:rsidDel="003D4AD9">
            <w:delText>lifesaving</w:delText>
          </w:r>
        </w:del>
      </w:ins>
      <w:del w:id="1612" w:author="Spencer Swartz" w:date="2017-02-22T10:03:00Z">
        <w:r w:rsidDel="003D4AD9">
          <w:delText xml:space="preserve"> emergency equipment in hospitals where there is</w:delText>
        </w:r>
      </w:del>
      <w:ins w:id="1613" w:author="spencer.swartz@gmail.com" w:date="2017-02-21T18:33:00Z">
        <w:del w:id="1614" w:author="Spencer Swartz" w:date="2017-02-22T10:03:00Z">
          <w:r w:rsidR="00A5691D" w:rsidDel="003D4AD9">
            <w:delText>are</w:delText>
          </w:r>
        </w:del>
      </w:ins>
      <w:del w:id="1615" w:author="Spencer Swartz" w:date="2017-02-22T10:03:00Z">
        <w:r w:rsidDel="003D4AD9">
          <w:delText xml:space="preserve"> no specialized professionals. The training team also includes clinical nurses so that they can acquire skills to provide anesthesia and assist in operative procedures. A total of 13 high volume health facilities are targeted to be included in this plan.</w:delText>
        </w:r>
        <w:r w:rsidRPr="0094579C" w:rsidDel="003D4AD9">
          <w:rPr>
            <w:b/>
          </w:rPr>
          <w:delText xml:space="preserve"> </w:delText>
        </w:r>
      </w:del>
    </w:p>
    <w:p w14:paraId="7165C532" w14:textId="1EA94A91" w:rsidR="007A00CE" w:rsidDel="003D4AD9" w:rsidRDefault="00EF104A">
      <w:pPr>
        <w:ind w:left="0" w:firstLine="0"/>
        <w:rPr>
          <w:del w:id="1616" w:author="Spencer Swartz" w:date="2017-02-22T10:03:00Z"/>
        </w:rPr>
        <w:pPrChange w:id="1617" w:author="Spencer Swartz" w:date="2017-02-22T10:05:00Z">
          <w:pPr>
            <w:numPr>
              <w:numId w:val="7"/>
            </w:numPr>
            <w:ind w:left="476" w:right="902" w:hanging="360"/>
            <w:jc w:val="both"/>
          </w:pPr>
        </w:pPrChange>
      </w:pPr>
      <w:del w:id="1618" w:author="Spencer Swartz" w:date="2017-02-22T10:03:00Z">
        <w:r w:rsidDel="003D4AD9">
          <w:delText xml:space="preserve">Distance Education </w:delText>
        </w:r>
      </w:del>
    </w:p>
    <w:p w14:paraId="684B0553" w14:textId="5F9E6BB0" w:rsidR="007A00CE" w:rsidDel="006033F1" w:rsidRDefault="00EF104A">
      <w:pPr>
        <w:ind w:left="0" w:firstLine="0"/>
        <w:rPr>
          <w:del w:id="1619" w:author="Spencer Swartz" w:date="2017-02-22T09:59:00Z"/>
        </w:rPr>
        <w:pPrChange w:id="1620" w:author="Spencer Swartz" w:date="2017-02-22T10:05:00Z">
          <w:pPr>
            <w:numPr>
              <w:ilvl w:val="2"/>
              <w:numId w:val="8"/>
            </w:numPr>
            <w:ind w:left="1171" w:right="918" w:hanging="360"/>
          </w:pPr>
        </w:pPrChange>
      </w:pPr>
      <w:del w:id="1621" w:author="Spencer Swartz" w:date="2017-02-22T10:03:00Z">
        <w:r w:rsidDel="003D4AD9">
          <w:delText xml:space="preserve">Logistics Improvement and Management Information System </w:delText>
        </w:r>
      </w:del>
    </w:p>
    <w:p w14:paraId="21182C3A" w14:textId="2BEEC1A6" w:rsidR="007A00CE" w:rsidDel="003D4AD9" w:rsidRDefault="00EF104A">
      <w:pPr>
        <w:ind w:left="0" w:firstLine="0"/>
        <w:rPr>
          <w:del w:id="1622" w:author="Spencer Swartz" w:date="2017-02-22T10:03:00Z"/>
        </w:rPr>
        <w:pPrChange w:id="1623" w:author="Spencer Swartz" w:date="2017-02-22T10:05:00Z">
          <w:pPr>
            <w:spacing w:after="0" w:line="259" w:lineRule="auto"/>
            <w:ind w:left="131" w:firstLine="0"/>
          </w:pPr>
        </w:pPrChange>
      </w:pPr>
      <w:del w:id="1624" w:author="Spencer Swartz" w:date="2017-02-22T10:03:00Z">
        <w:r w:rsidDel="003D4AD9">
          <w:delText xml:space="preserve"> </w:delText>
        </w:r>
      </w:del>
    </w:p>
    <w:p w14:paraId="0FD8B88B" w14:textId="4A1C73B2" w:rsidR="00631722" w:rsidDel="006033F1" w:rsidRDefault="00EF104A">
      <w:pPr>
        <w:ind w:left="0" w:firstLine="0"/>
        <w:rPr>
          <w:ins w:id="1625" w:author="spencer.swartz@gmail.com" w:date="2017-02-19T19:19:00Z"/>
          <w:del w:id="1626" w:author="Spencer Swartz" w:date="2017-02-22T09:59:00Z"/>
        </w:rPr>
        <w:pPrChange w:id="1627" w:author="Spencer Swartz" w:date="2017-02-22T10:05:00Z">
          <w:pPr>
            <w:ind w:right="918"/>
          </w:pPr>
        </w:pPrChange>
      </w:pPr>
      <w:del w:id="1628" w:author="Spencer Swartz" w:date="2017-02-22T09:59:00Z">
        <w:r w:rsidDel="006033F1">
          <w:delText xml:space="preserve">7.2 Meeting with in a multidisciplinary group </w:delText>
        </w:r>
      </w:del>
    </w:p>
    <w:p w14:paraId="37657634" w14:textId="6B930383" w:rsidR="007A00CE" w:rsidDel="006033F1" w:rsidRDefault="00EF104A">
      <w:pPr>
        <w:ind w:left="0" w:firstLine="0"/>
        <w:rPr>
          <w:del w:id="1629" w:author="Spencer Swartz" w:date="2017-02-22T09:59:00Z"/>
        </w:rPr>
        <w:pPrChange w:id="1630" w:author="Spencer Swartz" w:date="2017-02-22T10:05:00Z">
          <w:pPr>
            <w:ind w:left="90" w:right="918"/>
          </w:pPr>
        </w:pPrChange>
      </w:pPr>
      <w:del w:id="1631" w:author="Spencer Swartz" w:date="2017-02-22T09:59:00Z">
        <w:r w:rsidDel="006033F1">
          <w:delText>responsible for implementation of policies, training and education of health officers in the emergency and essential surgical care. Participants included, dean and directors of Health Science University, health centres</w:delText>
        </w:r>
      </w:del>
      <w:ins w:id="1632" w:author="spencer.swartz@gmail.com" w:date="2017-02-21T18:30:00Z">
        <w:del w:id="1633" w:author="Spencer Swartz" w:date="2017-02-22T09:59:00Z">
          <w:r w:rsidR="00A5691D" w:rsidDel="006033F1">
            <w:delText>centers</w:delText>
          </w:r>
        </w:del>
      </w:ins>
      <w:del w:id="1634" w:author="Spencer Swartz" w:date="2017-02-22T09:59:00Z">
        <w:r w:rsidDel="006033F1">
          <w:delText xml:space="preserve">, trainers of health officers, quality assurance and public health, of Awassa region   Discussions were held to address: </w:delText>
        </w:r>
      </w:del>
    </w:p>
    <w:p w14:paraId="4A746728" w14:textId="52BFFED6" w:rsidR="007A00CE" w:rsidDel="003D4AD9" w:rsidRDefault="00EF104A">
      <w:pPr>
        <w:ind w:left="0" w:firstLine="0"/>
        <w:rPr>
          <w:del w:id="1635" w:author="Spencer Swartz" w:date="2017-02-22T10:03:00Z"/>
        </w:rPr>
        <w:pPrChange w:id="1636" w:author="Spencer Swartz" w:date="2017-02-22T10:05:00Z">
          <w:pPr>
            <w:numPr>
              <w:ilvl w:val="2"/>
              <w:numId w:val="8"/>
            </w:numPr>
            <w:ind w:left="1171" w:right="918" w:hanging="360"/>
          </w:pPr>
        </w:pPrChange>
      </w:pPr>
      <w:del w:id="1637" w:author="Spencer Swartz" w:date="2017-02-22T10:03:00Z">
        <w:r w:rsidDel="003D4AD9">
          <w:delText xml:space="preserve">The role of partners in the integration of WHO tools for training of health officers in SNNPR.  </w:delText>
        </w:r>
      </w:del>
    </w:p>
    <w:p w14:paraId="6EA64132" w14:textId="5D930065" w:rsidR="007A00CE" w:rsidDel="003D4AD9" w:rsidRDefault="00EF104A">
      <w:pPr>
        <w:ind w:left="0" w:firstLine="0"/>
        <w:rPr>
          <w:del w:id="1638" w:author="Spencer Swartz" w:date="2017-02-22T10:03:00Z"/>
        </w:rPr>
        <w:pPrChange w:id="1639" w:author="Spencer Swartz" w:date="2017-02-22T10:05:00Z">
          <w:pPr>
            <w:numPr>
              <w:ilvl w:val="2"/>
              <w:numId w:val="8"/>
            </w:numPr>
            <w:ind w:left="1171" w:right="918" w:hanging="360"/>
          </w:pPr>
        </w:pPrChange>
      </w:pPr>
      <w:del w:id="1640" w:author="Spencer Swartz" w:date="2017-02-22T10:03:00Z">
        <w:r w:rsidDel="003D4AD9">
          <w:delText xml:space="preserve">Increasing the number of health officers trained and modifying the present training curriculum, to not only to meet quantity but also quality.    </w:delText>
        </w:r>
      </w:del>
    </w:p>
    <w:p w14:paraId="7B2008EE" w14:textId="1BEAD5E6" w:rsidR="007A00CE" w:rsidDel="003D4AD9" w:rsidRDefault="00EF104A">
      <w:pPr>
        <w:ind w:left="0" w:firstLine="0"/>
        <w:rPr>
          <w:del w:id="1641" w:author="Spencer Swartz" w:date="2017-02-22T10:03:00Z"/>
        </w:rPr>
        <w:pPrChange w:id="1642" w:author="Spencer Swartz" w:date="2017-02-22T10:05:00Z">
          <w:pPr>
            <w:numPr>
              <w:ilvl w:val="2"/>
              <w:numId w:val="8"/>
            </w:numPr>
            <w:ind w:left="1171" w:right="918" w:hanging="360"/>
          </w:pPr>
        </w:pPrChange>
      </w:pPr>
      <w:del w:id="1643" w:author="Spencer Swartz" w:date="2017-02-22T10:03:00Z">
        <w:r w:rsidDel="003D4AD9">
          <w:delText xml:space="preserve">Regional Health Bureau will work in collaboration with the Health Science University to advise in the modification of training curriculum for health officers.  </w:delText>
        </w:r>
      </w:del>
    </w:p>
    <w:p w14:paraId="170396B6" w14:textId="73C156D1" w:rsidR="007A00CE" w:rsidDel="003D4AD9" w:rsidRDefault="00EF104A">
      <w:pPr>
        <w:ind w:left="0" w:firstLine="0"/>
        <w:rPr>
          <w:del w:id="1644" w:author="Spencer Swartz" w:date="2017-02-22T10:03:00Z"/>
        </w:rPr>
        <w:pPrChange w:id="1645" w:author="Spencer Swartz" w:date="2017-02-22T10:05:00Z">
          <w:pPr>
            <w:numPr>
              <w:ilvl w:val="2"/>
              <w:numId w:val="8"/>
            </w:numPr>
            <w:ind w:left="1171" w:right="918" w:hanging="360"/>
          </w:pPr>
        </w:pPrChange>
      </w:pPr>
      <w:del w:id="1646" w:author="Spencer Swartz" w:date="2017-02-22T10:03:00Z">
        <w:r w:rsidDel="003D4AD9">
          <w:delText xml:space="preserve">Strengthening the practical skills of health officers through incorporation of WHO training materials in the existing THET basic emergency skills training course.  </w:delText>
        </w:r>
      </w:del>
    </w:p>
    <w:p w14:paraId="7FB98E84" w14:textId="66B06232" w:rsidR="007A00CE" w:rsidDel="00DE263A" w:rsidRDefault="00EF104A">
      <w:pPr>
        <w:pStyle w:val="Heading1"/>
        <w:rPr>
          <w:del w:id="1647" w:author="Spencer Swartz" w:date="2017-02-22T10:05:00Z"/>
        </w:rPr>
        <w:pPrChange w:id="1648" w:author="Spencer Swartz" w:date="2017-02-22T10:05:00Z">
          <w:pPr>
            <w:numPr>
              <w:ilvl w:val="2"/>
              <w:numId w:val="8"/>
            </w:numPr>
            <w:ind w:left="1171" w:right="918" w:hanging="360"/>
          </w:pPr>
        </w:pPrChange>
      </w:pPr>
      <w:del w:id="1649" w:author="Spencer Swartz" w:date="2017-02-22T10:03:00Z">
        <w:r w:rsidDel="003D4AD9">
          <w:delText>The non specialist</w:delText>
        </w:r>
      </w:del>
      <w:ins w:id="1650" w:author="spencer.swartz@gmail.com" w:date="2017-02-21T18:33:00Z">
        <w:del w:id="1651" w:author="Spencer Swartz" w:date="2017-02-22T10:03:00Z">
          <w:r w:rsidR="00A5691D" w:rsidDel="003D4AD9">
            <w:delText>non-specialist</w:delText>
          </w:r>
        </w:del>
      </w:ins>
      <w:del w:id="1652" w:author="Spencer Swartz" w:date="2017-02-22T10:03:00Z">
        <w:r w:rsidDel="003D4AD9">
          <w:delText xml:space="preserve"> doctors, nurse anaesthetists</w:delText>
        </w:r>
      </w:del>
      <w:ins w:id="1653" w:author="spencer.swartz@gmail.com" w:date="2017-02-21T18:32:00Z">
        <w:del w:id="1654" w:author="Spencer Swartz" w:date="2017-02-22T10:03:00Z">
          <w:r w:rsidR="00A5691D" w:rsidDel="003D4AD9">
            <w:delText>anesthetists</w:delText>
          </w:r>
        </w:del>
      </w:ins>
      <w:del w:id="1655" w:author="Spencer Swartz" w:date="2017-02-22T10:03:00Z">
        <w:r w:rsidDel="003D4AD9">
          <w:delText xml:space="preserve"> and health officers at the rural and primary healthcare facilities discussed that the training was often inadequate to give them the confidence to performing emergency surgical procedures, including anaesthesia</w:delText>
        </w:r>
      </w:del>
      <w:ins w:id="1656" w:author="spencer.swartz@gmail.com" w:date="2017-02-21T18:30:00Z">
        <w:del w:id="1657" w:author="Spencer Swartz" w:date="2017-02-22T10:03:00Z">
          <w:r w:rsidR="00A5691D" w:rsidDel="003D4AD9">
            <w:delText>anesthesia</w:delText>
          </w:r>
        </w:del>
      </w:ins>
      <w:del w:id="1658" w:author="Spencer Swartz" w:date="2017-02-22T10:03:00Z">
        <w:r w:rsidDel="003D4AD9">
          <w:delText xml:space="preserve"> and use of equipment in the life threatening conditions in trauma, infection, and pregnancy related complications.</w:delText>
        </w:r>
      </w:del>
      <w:del w:id="1659" w:author="spencer.swartz@gmail.com" w:date="2017-02-19T19:56:00Z">
        <w:r w:rsidDel="0094579C">
          <w:delText xml:space="preserve">  </w:delText>
        </w:r>
      </w:del>
    </w:p>
    <w:p w14:paraId="0C9D6C52" w14:textId="730D414F" w:rsidR="007A00CE" w:rsidDel="0094579C" w:rsidRDefault="00EF104A">
      <w:pPr>
        <w:pStyle w:val="Heading1"/>
        <w:rPr>
          <w:del w:id="1660" w:author="spencer.swartz@gmail.com" w:date="2017-02-19T19:56:00Z"/>
        </w:rPr>
        <w:pPrChange w:id="1661" w:author="Spencer Swartz" w:date="2017-02-22T10:05:00Z">
          <w:pPr>
            <w:spacing w:after="0" w:line="259" w:lineRule="auto"/>
            <w:ind w:left="90" w:firstLine="0"/>
          </w:pPr>
        </w:pPrChange>
      </w:pPr>
      <w:del w:id="1662" w:author="spencer.swartz@gmail.com" w:date="2017-02-19T20:02:00Z">
        <w:r w:rsidDel="00004306">
          <w:delText xml:space="preserve"> </w:delText>
        </w:r>
      </w:del>
    </w:p>
    <w:p w14:paraId="0E513DC4" w14:textId="15C84BE0" w:rsidR="007A00CE" w:rsidDel="0094579C" w:rsidRDefault="00EF104A">
      <w:pPr>
        <w:pStyle w:val="Heading1"/>
        <w:rPr>
          <w:del w:id="1663" w:author="spencer.swartz@gmail.com" w:date="2017-02-19T19:56:00Z"/>
        </w:rPr>
        <w:pPrChange w:id="1664" w:author="Spencer Swartz" w:date="2017-02-22T10:05:00Z">
          <w:pPr>
            <w:spacing w:after="11" w:line="259" w:lineRule="auto"/>
            <w:ind w:left="90" w:firstLine="0"/>
          </w:pPr>
        </w:pPrChange>
      </w:pPr>
      <w:del w:id="1665" w:author="spencer.swartz@gmail.com" w:date="2017-02-19T19:56:00Z">
        <w:r w:rsidDel="0094579C">
          <w:delText xml:space="preserve">   </w:delText>
        </w:r>
      </w:del>
    </w:p>
    <w:p w14:paraId="5DBB2F9D" w14:textId="795DCF4E" w:rsidR="007A00CE" w:rsidRDefault="00EF104A">
      <w:pPr>
        <w:pStyle w:val="Heading1"/>
        <w:pPrChange w:id="1666" w:author="Spencer Swartz" w:date="2017-02-22T10:05:00Z">
          <w:pPr>
            <w:pStyle w:val="Heading1"/>
            <w:ind w:left="126" w:right="658"/>
          </w:pPr>
        </w:pPrChange>
      </w:pPr>
      <w:del w:id="1667" w:author="spencer.swartz@gmail.com" w:date="2017-02-19T19:56:00Z">
        <w:r w:rsidDel="0094579C">
          <w:delText xml:space="preserve">8.  </w:delText>
        </w:r>
      </w:del>
      <w:bookmarkStart w:id="1668" w:name="_Toc475557849"/>
      <w:r w:rsidRPr="00631722">
        <w:t>Recommendations</w:t>
      </w:r>
      <w:r>
        <w:t xml:space="preserve"> and </w:t>
      </w:r>
      <w:del w:id="1669" w:author="Spencer Swartz" w:date="2017-02-22T10:29:00Z">
        <w:r w:rsidDel="00B9038F">
          <w:delText>Action plan</w:delText>
        </w:r>
      </w:del>
      <w:ins w:id="1670" w:author="Spencer Swartz" w:date="2017-02-22T10:29:00Z">
        <w:r w:rsidR="00B9038F">
          <w:t>Conclusions</w:t>
        </w:r>
      </w:ins>
      <w:bookmarkEnd w:id="1668"/>
      <w:del w:id="1671" w:author="spencer.swartz@gmail.com" w:date="2017-02-19T20:02:00Z">
        <w:r w:rsidDel="00004306">
          <w:delText xml:space="preserve"> </w:delText>
        </w:r>
      </w:del>
    </w:p>
    <w:p w14:paraId="711E88B4" w14:textId="1DF40886" w:rsidR="007A00CE" w:rsidDel="00004306" w:rsidRDefault="00224926">
      <w:pPr>
        <w:rPr>
          <w:del w:id="1672" w:author="spencer.swartz@gmail.com" w:date="2017-02-19T19:57:00Z"/>
        </w:rPr>
        <w:pPrChange w:id="1673" w:author="spencer.swartz@gmail.com" w:date="2017-02-19T19:56:00Z">
          <w:pPr>
            <w:spacing w:after="0" w:line="259" w:lineRule="auto"/>
            <w:ind w:left="131" w:firstLine="0"/>
          </w:pPr>
        </w:pPrChange>
      </w:pPr>
      <w:ins w:id="1674" w:author="Spencer Swartz" w:date="2017-02-22T10:48:00Z">
        <w:r>
          <w:t>The meetings and field visits helped to identify t</w:t>
        </w:r>
      </w:ins>
      <w:ins w:id="1675" w:author="Spencer Swartz" w:date="2017-02-22T10:49:00Z">
        <w:r>
          <w:t xml:space="preserve">he 8 recommendations bellow. These recommendations are aimed at the original problem of high mortality rate for mothers and newborns, but may also increase the quality of health in a broader </w:t>
        </w:r>
      </w:ins>
      <w:ins w:id="1676" w:author="Spencer Swartz" w:date="2017-02-22T10:51:00Z">
        <w:r>
          <w:t>sense</w:t>
        </w:r>
      </w:ins>
      <w:ins w:id="1677" w:author="Spencer Swartz" w:date="2017-02-22T10:49:00Z">
        <w:r>
          <w:t xml:space="preserve"> in Ethiopia.</w:t>
        </w:r>
      </w:ins>
      <w:del w:id="1678" w:author="spencer.swartz@gmail.com" w:date="2017-02-19T19:57:00Z">
        <w:r w:rsidR="00EF104A" w:rsidDel="00004306">
          <w:delText xml:space="preserve"> </w:delText>
        </w:r>
      </w:del>
    </w:p>
    <w:p w14:paraId="3B6F4618" w14:textId="49D3F394" w:rsidR="007A00CE" w:rsidRDefault="00EF104A">
      <w:pPr>
        <w:ind w:left="0" w:firstLine="0"/>
        <w:pPrChange w:id="1679" w:author="spencer.swartz@gmail.com" w:date="2017-02-19T19:57:00Z">
          <w:pPr>
            <w:spacing w:after="0" w:line="259" w:lineRule="auto"/>
            <w:ind w:left="0" w:right="628" w:firstLine="0"/>
            <w:jc w:val="center"/>
          </w:pPr>
        </w:pPrChange>
      </w:pPr>
      <w:del w:id="1680" w:author="Spencer Swartz" w:date="2017-02-22T10:51:00Z">
        <w:r w:rsidDel="00224926">
          <w:delText xml:space="preserve">The deliberations in all the meetings held resulted in the following recommendations: </w:delText>
        </w:r>
      </w:del>
    </w:p>
    <w:p w14:paraId="331B6C2C" w14:textId="67E401F6" w:rsidR="00DE263A" w:rsidRDefault="00EF104A">
      <w:pPr>
        <w:pStyle w:val="ListParagraph"/>
        <w:numPr>
          <w:ilvl w:val="0"/>
          <w:numId w:val="48"/>
        </w:numPr>
        <w:rPr>
          <w:ins w:id="1681" w:author="Spencer Swartz" w:date="2017-02-22T10:08:00Z"/>
        </w:rPr>
        <w:pPrChange w:id="1682" w:author="Spencer Swartz" w:date="2017-02-22T10:28:00Z">
          <w:pPr>
            <w:numPr>
              <w:numId w:val="9"/>
            </w:numPr>
            <w:ind w:left="491" w:right="918" w:hanging="360"/>
          </w:pPr>
        </w:pPrChange>
      </w:pPr>
      <w:r>
        <w:t xml:space="preserve">The meetings report should be shared with all the participants and can be </w:t>
      </w:r>
      <w:del w:id="1683" w:author="Spencer Swartz" w:date="2017-02-22T10:07:00Z">
        <w:r w:rsidDel="00DE263A">
          <w:delText xml:space="preserve">used for </w:delText>
        </w:r>
      </w:del>
      <w:r>
        <w:t>disseminat</w:t>
      </w:r>
      <w:ins w:id="1684" w:author="Spencer Swartz" w:date="2017-02-22T10:07:00Z">
        <w:r w:rsidR="00DE263A">
          <w:t>ed</w:t>
        </w:r>
      </w:ins>
      <w:del w:id="1685" w:author="Spencer Swartz" w:date="2017-02-22T10:07:00Z">
        <w:r w:rsidDel="00DE263A">
          <w:delText>ion</w:delText>
        </w:r>
      </w:del>
      <w:r>
        <w:t xml:space="preserve"> to local and international partners interested in improving access to emergency </w:t>
      </w:r>
      <w:del w:id="1686" w:author="spencer.swartz@gmail.com" w:date="2017-02-21T18:33:00Z">
        <w:r w:rsidDel="00A5691D">
          <w:delText>and  basic</w:delText>
        </w:r>
      </w:del>
      <w:ins w:id="1687" w:author="spencer.swartz@gmail.com" w:date="2017-02-21T18:33:00Z">
        <w:r w:rsidR="00A5691D">
          <w:t>and basic</w:t>
        </w:r>
      </w:ins>
      <w:r>
        <w:t xml:space="preserve"> surgical care at </w:t>
      </w:r>
      <w:ins w:id="1688" w:author="Spencer Swartz" w:date="2017-02-22T10:07:00Z">
        <w:r w:rsidR="00DE263A">
          <w:t xml:space="preserve">Ethiopia’s </w:t>
        </w:r>
      </w:ins>
      <w:r>
        <w:t xml:space="preserve">resource limited health care </w:t>
      </w:r>
      <w:del w:id="1689" w:author="spencer.swartz@gmail.com" w:date="2017-02-21T18:33:00Z">
        <w:r w:rsidDel="00A5691D">
          <w:delText>facilities .</w:delText>
        </w:r>
      </w:del>
      <w:ins w:id="1690" w:author="spencer.swartz@gmail.com" w:date="2017-02-21T18:33:00Z">
        <w:r w:rsidR="00A5691D">
          <w:t>facilities</w:t>
        </w:r>
      </w:ins>
      <w:ins w:id="1691" w:author="Spencer Swartz" w:date="2017-02-22T10:08:00Z">
        <w:r w:rsidR="00DE263A">
          <w:t>.</w:t>
        </w:r>
      </w:ins>
    </w:p>
    <w:p w14:paraId="36E0E55B" w14:textId="464E3764" w:rsidR="007A00CE" w:rsidDel="00DE263A" w:rsidRDefault="00DE263A">
      <w:pPr>
        <w:pStyle w:val="ListParagraph"/>
        <w:numPr>
          <w:ilvl w:val="0"/>
          <w:numId w:val="48"/>
        </w:numPr>
        <w:rPr>
          <w:del w:id="1692" w:author="Spencer Swartz" w:date="2017-02-22T10:08:00Z"/>
        </w:rPr>
        <w:pPrChange w:id="1693" w:author="Spencer Swartz" w:date="2017-02-22T10:28:00Z">
          <w:pPr>
            <w:numPr>
              <w:numId w:val="9"/>
            </w:numPr>
            <w:ind w:left="491" w:right="918" w:hanging="360"/>
          </w:pPr>
        </w:pPrChange>
      </w:pPr>
      <w:ins w:id="1694" w:author="Spencer Swartz" w:date="2017-02-22T10:08:00Z">
        <w:r>
          <w:t xml:space="preserve">WHO </w:t>
        </w:r>
      </w:ins>
      <w:ins w:id="1695" w:author="Spencer Swartz" w:date="2017-02-22T10:24:00Z">
        <w:r w:rsidR="00B9038F">
          <w:t>will</w:t>
        </w:r>
      </w:ins>
      <w:ins w:id="1696" w:author="Spencer Swartz" w:date="2017-02-22T10:09:00Z">
        <w:r>
          <w:t xml:space="preserve"> </w:t>
        </w:r>
      </w:ins>
      <w:ins w:id="1697" w:author="spencer.swartz@gmail.com" w:date="2017-02-21T18:33:00Z">
        <w:del w:id="1698" w:author="Spencer Swartz" w:date="2017-02-22T10:08:00Z">
          <w:r w:rsidR="00A5691D" w:rsidDel="00DE263A">
            <w:delText>.</w:delText>
          </w:r>
        </w:del>
      </w:ins>
      <w:del w:id="1699" w:author="Spencer Swartz" w:date="2017-02-22T10:08:00Z">
        <w:r w:rsidR="00EF104A" w:rsidDel="00DE263A">
          <w:delText xml:space="preserve">    </w:delText>
        </w:r>
      </w:del>
    </w:p>
    <w:p w14:paraId="6CCB9757" w14:textId="297118A3" w:rsidR="007A00CE" w:rsidDel="00DE263A" w:rsidRDefault="00EF104A">
      <w:pPr>
        <w:pStyle w:val="ListParagraph"/>
        <w:numPr>
          <w:ilvl w:val="0"/>
          <w:numId w:val="48"/>
        </w:numPr>
        <w:rPr>
          <w:del w:id="1700" w:author="Spencer Swartz" w:date="2017-02-22T10:10:00Z"/>
        </w:rPr>
        <w:pPrChange w:id="1701" w:author="Spencer Swartz" w:date="2017-02-22T10:28:00Z">
          <w:pPr>
            <w:numPr>
              <w:numId w:val="9"/>
            </w:numPr>
            <w:ind w:left="491" w:right="918" w:hanging="360"/>
          </w:pPr>
        </w:pPrChange>
      </w:pPr>
      <w:del w:id="1702" w:author="Spencer Swartz" w:date="2017-02-22T10:08:00Z">
        <w:r w:rsidDel="00DE263A">
          <w:delText>Consider</w:delText>
        </w:r>
      </w:del>
      <w:ins w:id="1703" w:author="Spencer Swartz" w:date="2017-02-22T10:08:00Z">
        <w:r w:rsidR="00DE263A">
          <w:t>consider the</w:t>
        </w:r>
      </w:ins>
      <w:r>
        <w:t xml:space="preserve"> possibilit</w:t>
      </w:r>
      <w:ins w:id="1704" w:author="Spencer Swartz" w:date="2017-02-22T10:24:00Z">
        <w:r w:rsidR="00B9038F">
          <w:t>y</w:t>
        </w:r>
      </w:ins>
      <w:del w:id="1705" w:author="Spencer Swartz" w:date="2017-02-22T10:24:00Z">
        <w:r w:rsidDel="00B9038F">
          <w:delText>ies</w:delText>
        </w:r>
      </w:del>
      <w:r>
        <w:t xml:space="preserve"> of </w:t>
      </w:r>
      <w:del w:id="1706" w:author="Spencer Swartz" w:date="2017-02-22T10:08:00Z">
        <w:r w:rsidDel="00DE263A">
          <w:delText xml:space="preserve">local </w:delText>
        </w:r>
      </w:del>
      <w:r>
        <w:t xml:space="preserve">printing </w:t>
      </w:r>
      <w:del w:id="1707" w:author="Spencer Swartz" w:date="2017-02-22T10:08:00Z">
        <w:r w:rsidDel="00DE263A">
          <w:delText>of</w:delText>
        </w:r>
      </w:del>
      <w:del w:id="1708" w:author="Spencer Swartz" w:date="2017-02-22T10:09:00Z">
        <w:r w:rsidDel="00DE263A">
          <w:delText xml:space="preserve"> </w:delText>
        </w:r>
      </w:del>
      <w:r>
        <w:t>the</w:t>
      </w:r>
      <w:del w:id="1709" w:author="Spencer Swartz" w:date="2017-02-22T10:09:00Z">
        <w:r w:rsidDel="00DE263A">
          <w:delText xml:space="preserve"> WHO manual</w:delText>
        </w:r>
      </w:del>
      <w:r>
        <w:t xml:space="preserve"> </w:t>
      </w:r>
      <w:r w:rsidRPr="000B0FA2">
        <w:t>Surgical Care</w:t>
      </w:r>
      <w:ins w:id="1710" w:author="Spencer Swartz" w:date="2017-02-22T10:09:00Z">
        <w:r w:rsidR="00DE263A" w:rsidRPr="000B0FA2">
          <w:t xml:space="preserve"> Manual</w:t>
        </w:r>
      </w:ins>
      <w:r>
        <w:t xml:space="preserve"> </w:t>
      </w:r>
      <w:ins w:id="1711" w:author="Spencer Swartz" w:date="2017-02-22T10:25:00Z">
        <w:r w:rsidR="00B9038F">
          <w:t xml:space="preserve">for training and education </w:t>
        </w:r>
      </w:ins>
      <w:r>
        <w:t>at the District Hospital</w:t>
      </w:r>
      <w:del w:id="1712" w:author="Spencer Swartz" w:date="2017-02-22T10:25:00Z">
        <w:r w:rsidDel="00B9038F">
          <w:delText>, for training and education</w:delText>
        </w:r>
      </w:del>
      <w:r>
        <w:t>.</w:t>
      </w:r>
      <w:del w:id="1713" w:author="Spencer Swartz" w:date="2017-02-22T10:10:00Z">
        <w:r w:rsidDel="00DE263A">
          <w:delText xml:space="preserve"> </w:delText>
        </w:r>
      </w:del>
      <w:del w:id="1714" w:author="Spencer Swartz" w:date="2017-02-22T10:09:00Z">
        <w:r w:rsidDel="00DE263A">
          <w:delText xml:space="preserve">  </w:delText>
        </w:r>
      </w:del>
    </w:p>
    <w:p w14:paraId="067F8FAF" w14:textId="77777777" w:rsidR="00DE263A" w:rsidRDefault="00DE263A">
      <w:pPr>
        <w:pStyle w:val="ListParagraph"/>
        <w:numPr>
          <w:ilvl w:val="0"/>
          <w:numId w:val="48"/>
        </w:numPr>
        <w:rPr>
          <w:ins w:id="1715" w:author="Spencer Swartz" w:date="2017-02-22T10:10:00Z"/>
        </w:rPr>
        <w:pPrChange w:id="1716" w:author="Spencer Swartz" w:date="2017-02-22T10:28:00Z">
          <w:pPr>
            <w:numPr>
              <w:numId w:val="9"/>
            </w:numPr>
            <w:ind w:left="491" w:right="918" w:hanging="360"/>
          </w:pPr>
        </w:pPrChange>
      </w:pPr>
    </w:p>
    <w:p w14:paraId="5979E927" w14:textId="63578529" w:rsidR="007A00CE" w:rsidRDefault="00EF104A">
      <w:pPr>
        <w:pStyle w:val="ListParagraph"/>
        <w:numPr>
          <w:ilvl w:val="0"/>
          <w:numId w:val="48"/>
        </w:numPr>
        <w:pPrChange w:id="1717" w:author="Spencer Swartz" w:date="2017-02-22T10:28:00Z">
          <w:pPr>
            <w:numPr>
              <w:numId w:val="9"/>
            </w:numPr>
            <w:ind w:left="491" w:right="918" w:hanging="360"/>
          </w:pPr>
        </w:pPrChange>
      </w:pPr>
      <w:del w:id="1718" w:author="Spencer Swartz" w:date="2017-02-22T10:25:00Z">
        <w:r w:rsidDel="00B9038F">
          <w:lastRenderedPageBreak/>
          <w:delText xml:space="preserve">Collaborations for </w:delText>
        </w:r>
      </w:del>
      <w:del w:id="1719" w:author="Spencer Swartz" w:date="2017-02-22T10:26:00Z">
        <w:r w:rsidDel="00B9038F">
          <w:delText>j</w:delText>
        </w:r>
      </w:del>
      <w:ins w:id="1720" w:author="Spencer Swartz" w:date="2017-02-22T10:26:00Z">
        <w:r w:rsidR="00B9038F">
          <w:t>J</w:t>
        </w:r>
      </w:ins>
      <w:r>
        <w:t>oint proposal</w:t>
      </w:r>
      <w:ins w:id="1721" w:author="Spencer Swartz" w:date="2017-02-22T10:26:00Z">
        <w:r w:rsidR="00B9038F">
          <w:t xml:space="preserve"> will be developed in</w:t>
        </w:r>
      </w:ins>
      <w:del w:id="1722" w:author="Spencer Swartz" w:date="2017-02-22T10:26:00Z">
        <w:r w:rsidDel="00B9038F">
          <w:delText>s</w:delText>
        </w:r>
      </w:del>
      <w:ins w:id="1723" w:author="Spencer Swartz" w:date="2017-02-22T10:25:00Z">
        <w:r w:rsidR="00B9038F" w:rsidRPr="00B9038F">
          <w:t xml:space="preserve"> </w:t>
        </w:r>
        <w:r w:rsidR="00B9038F">
          <w:t>collaboration with outside groups</w:t>
        </w:r>
      </w:ins>
      <w:del w:id="1724" w:author="Spencer Swartz" w:date="2017-02-22T10:27:00Z">
        <w:r w:rsidDel="00B9038F">
          <w:delText xml:space="preserve"> </w:delText>
        </w:r>
      </w:del>
      <w:ins w:id="1725" w:author="Spencer Swartz" w:date="2017-02-22T10:27:00Z">
        <w:r w:rsidR="00B9038F">
          <w:t xml:space="preserve"> </w:t>
        </w:r>
      </w:ins>
      <w:r>
        <w:t>to improve</w:t>
      </w:r>
      <w:ins w:id="1726" w:author="Spencer Swartz" w:date="2017-02-22T10:27:00Z">
        <w:r w:rsidR="00B9038F">
          <w:t xml:space="preserve"> the</w:t>
        </w:r>
      </w:ins>
      <w:r>
        <w:t xml:space="preserve"> emergency surgical care at resource limited health care facilities</w:t>
      </w:r>
      <w:ins w:id="1727" w:author="Spencer Swartz" w:date="2017-02-22T10:27:00Z">
        <w:r w:rsidR="00B9038F">
          <w:t>. These proposals will target a</w:t>
        </w:r>
      </w:ins>
      <w:del w:id="1728" w:author="Spencer Swartz" w:date="2017-02-22T10:28:00Z">
        <w:r w:rsidDel="00B9038F">
          <w:delText xml:space="preserve"> to </w:delText>
        </w:r>
      </w:del>
      <w:ins w:id="1729" w:author="Spencer Swartz" w:date="2017-02-22T10:28:00Z">
        <w:r w:rsidR="00B9038F">
          <w:t xml:space="preserve"> </w:t>
        </w:r>
      </w:ins>
      <w:r>
        <w:t>reduc</w:t>
      </w:r>
      <w:ins w:id="1730" w:author="Spencer Swartz" w:date="2017-02-22T10:28:00Z">
        <w:r w:rsidR="00B9038F">
          <w:t>tion in</w:t>
        </w:r>
      </w:ins>
      <w:del w:id="1731" w:author="Spencer Swartz" w:date="2017-02-22T10:28:00Z">
        <w:r w:rsidDel="00B9038F">
          <w:delText>e</w:delText>
        </w:r>
      </w:del>
      <w:r>
        <w:t xml:space="preserve"> death and disability with emphasis on women and children.  </w:t>
      </w:r>
    </w:p>
    <w:p w14:paraId="34F26372" w14:textId="1C5D90A0" w:rsidR="007A00CE" w:rsidRDefault="00EF104A">
      <w:pPr>
        <w:pStyle w:val="ListParagraph"/>
        <w:numPr>
          <w:ilvl w:val="0"/>
          <w:numId w:val="48"/>
        </w:numPr>
        <w:pPrChange w:id="1732" w:author="Spencer Swartz" w:date="2017-02-22T10:28:00Z">
          <w:pPr>
            <w:numPr>
              <w:numId w:val="9"/>
            </w:numPr>
            <w:ind w:left="491" w:right="918" w:hanging="360"/>
          </w:pPr>
        </w:pPrChange>
      </w:pPr>
      <w:r>
        <w:t>The WHO IMEESC toolkit will be used to plan the training curriculum of Clinical Officers in Ethiopia</w:t>
      </w:r>
      <w:del w:id="1733" w:author="Spencer Swartz" w:date="2017-02-22T10:30:00Z">
        <w:r w:rsidDel="00B9038F">
          <w:delText xml:space="preserve"> to strengthen medical and nursing education,</w:delText>
        </w:r>
      </w:del>
      <w:ins w:id="1734" w:author="Spencer Swartz" w:date="2017-02-22T10:30:00Z">
        <w:r w:rsidR="00B9038F">
          <w:t xml:space="preserve">, in addition to </w:t>
        </w:r>
      </w:ins>
      <w:del w:id="1735" w:author="Spencer Swartz" w:date="2017-02-22T10:30:00Z">
        <w:r w:rsidDel="00B9038F">
          <w:delText xml:space="preserve"> </w:delText>
        </w:r>
      </w:del>
      <w:del w:id="1736" w:author="spencer.swartz@gmail.com" w:date="2017-02-21T18:33:00Z">
        <w:r w:rsidDel="00A5691D">
          <w:delText>continuos</w:delText>
        </w:r>
      </w:del>
      <w:ins w:id="1737" w:author="spencer.swartz@gmail.com" w:date="2017-02-21T18:33:00Z">
        <w:del w:id="1738" w:author="Spencer Swartz" w:date="2017-02-22T10:31:00Z">
          <w:r w:rsidR="00A5691D" w:rsidDel="00B9038F">
            <w:delText>contin</w:delText>
          </w:r>
        </w:del>
        <w:del w:id="1739" w:author="Spencer Swartz" w:date="2017-02-22T10:30:00Z">
          <w:r w:rsidR="00A5691D" w:rsidDel="00B9038F">
            <w:delText>ues</w:delText>
          </w:r>
        </w:del>
      </w:ins>
      <w:ins w:id="1740" w:author="Spencer Swartz" w:date="2017-02-22T10:31:00Z">
        <w:r w:rsidR="00B9038F">
          <w:t>established</w:t>
        </w:r>
      </w:ins>
      <w:r>
        <w:t xml:space="preserve"> medical education programs with </w:t>
      </w:r>
      <w:del w:id="1741" w:author="Spencer Swartz" w:date="2017-02-22T10:30:00Z">
        <w:r w:rsidDel="00B9038F">
          <w:delText xml:space="preserve">a </w:delText>
        </w:r>
      </w:del>
      <w:r>
        <w:t>standardized training.</w:t>
      </w:r>
      <w:del w:id="1742" w:author="Spencer Swartz" w:date="2017-02-22T10:31:00Z">
        <w:r w:rsidDel="00B9038F">
          <w:delText xml:space="preserve">  </w:delText>
        </w:r>
      </w:del>
    </w:p>
    <w:p w14:paraId="51DDE3EE" w14:textId="329FE679" w:rsidR="007A00CE" w:rsidRDefault="00EF104A">
      <w:pPr>
        <w:pStyle w:val="ListParagraph"/>
        <w:numPr>
          <w:ilvl w:val="0"/>
          <w:numId w:val="48"/>
        </w:numPr>
        <w:pPrChange w:id="1743" w:author="Spencer Swartz" w:date="2017-02-22T10:31:00Z">
          <w:pPr>
            <w:numPr>
              <w:numId w:val="9"/>
            </w:numPr>
            <w:ind w:left="491" w:right="918" w:hanging="360"/>
          </w:pPr>
        </w:pPrChange>
      </w:pPr>
      <w:r>
        <w:t xml:space="preserve">Training at district hospitals and community level should be strengthened to manage injuries (road traffic accidents, burns, drowning, falls) and pregnancy related complications  </w:t>
      </w:r>
    </w:p>
    <w:p w14:paraId="487E014B" w14:textId="104F3DC2" w:rsidR="007A00CE" w:rsidRDefault="00EF104A">
      <w:pPr>
        <w:pStyle w:val="ListParagraph"/>
        <w:numPr>
          <w:ilvl w:val="0"/>
          <w:numId w:val="48"/>
        </w:numPr>
        <w:pPrChange w:id="1744" w:author="Spencer Swartz" w:date="2017-02-22T10:31:00Z">
          <w:pPr>
            <w:numPr>
              <w:numId w:val="9"/>
            </w:numPr>
            <w:ind w:left="491" w:right="918" w:hanging="360"/>
          </w:pPr>
        </w:pPrChange>
      </w:pPr>
      <w:r>
        <w:t xml:space="preserve">The MoH </w:t>
      </w:r>
      <w:del w:id="1745" w:author="Spencer Swartz" w:date="2017-02-22T10:31:00Z">
        <w:r w:rsidDel="00B9038F">
          <w:delText xml:space="preserve">should </w:delText>
        </w:r>
      </w:del>
      <w:ins w:id="1746" w:author="Spencer Swartz" w:date="2017-02-22T10:31:00Z">
        <w:r w:rsidR="00B9038F">
          <w:t xml:space="preserve">will </w:t>
        </w:r>
      </w:ins>
      <w:r>
        <w:t xml:space="preserve">nominate a focal department to work with WHO on piloting </w:t>
      </w:r>
      <w:del w:id="1747" w:author="Spencer Swartz" w:date="2017-02-22T10:32:00Z">
        <w:r w:rsidDel="00B9038F">
          <w:delText xml:space="preserve">of </w:delText>
        </w:r>
      </w:del>
      <w:ins w:id="1748" w:author="Spencer Swartz" w:date="2017-02-22T10:32:00Z">
        <w:r w:rsidR="00B9038F">
          <w:t xml:space="preserve">the </w:t>
        </w:r>
      </w:ins>
      <w:r>
        <w:t>IMEESC</w:t>
      </w:r>
      <w:ins w:id="1749" w:author="Spencer Swartz" w:date="2017-02-22T10:32:00Z">
        <w:r w:rsidR="00B9038F">
          <w:t xml:space="preserve"> training</w:t>
        </w:r>
      </w:ins>
      <w:r>
        <w:t xml:space="preserve"> in Ethiopia. </w:t>
      </w:r>
    </w:p>
    <w:p w14:paraId="2504804D" w14:textId="3C78DE4D" w:rsidR="007A00CE" w:rsidRDefault="00EF104A">
      <w:pPr>
        <w:pStyle w:val="ListParagraph"/>
        <w:numPr>
          <w:ilvl w:val="0"/>
          <w:numId w:val="48"/>
        </w:numPr>
        <w:pPrChange w:id="1750" w:author="Spencer Swartz" w:date="2017-02-22T10:41:00Z">
          <w:pPr>
            <w:numPr>
              <w:numId w:val="9"/>
            </w:numPr>
            <w:ind w:left="491" w:right="918" w:hanging="360"/>
          </w:pPr>
        </w:pPrChange>
      </w:pPr>
      <w:r>
        <w:t>Preparation of a project proposal</w:t>
      </w:r>
      <w:ins w:id="1751" w:author="Spencer Swartz" w:date="2017-02-22T10:42:00Z">
        <w:r w:rsidR="00FB1A0F">
          <w:t xml:space="preserve"> will commence</w:t>
        </w:r>
      </w:ins>
      <w:r>
        <w:t xml:space="preserve"> identifying districts for introduction of the WHO IMEESC tool in collaboration with partners and MoH</w:t>
      </w:r>
      <w:ins w:id="1752" w:author="Spencer Swartz" w:date="2017-02-22T10:42:00Z">
        <w:r w:rsidR="00FB1A0F">
          <w:t>. The aim will be to</w:t>
        </w:r>
      </w:ins>
      <w:del w:id="1753" w:author="Spencer Swartz" w:date="2017-02-22T10:42:00Z">
        <w:r w:rsidDel="00FB1A0F">
          <w:delText xml:space="preserve"> with teaching hospitals for</w:delText>
        </w:r>
      </w:del>
      <w:r>
        <w:t xml:space="preserve"> strengthe</w:t>
      </w:r>
      <w:ins w:id="1754" w:author="Spencer Swartz" w:date="2017-02-22T10:43:00Z">
        <w:r w:rsidR="00FB1A0F">
          <w:t>n</w:t>
        </w:r>
      </w:ins>
      <w:del w:id="1755" w:author="Spencer Swartz" w:date="2017-02-22T10:43:00Z">
        <w:r w:rsidDel="00FB1A0F">
          <w:delText>ning</w:delText>
        </w:r>
      </w:del>
      <w:r>
        <w:t xml:space="preserve"> capacities in training of health personnel in life saving emergency and basic surgical procedures and equipment. </w:t>
      </w:r>
      <w:del w:id="1756" w:author="Spencer Swartz" w:date="2017-02-22T10:43:00Z">
        <w:r w:rsidDel="00FB1A0F">
          <w:delText xml:space="preserve"> </w:delText>
        </w:r>
      </w:del>
    </w:p>
    <w:p w14:paraId="38BACC96" w14:textId="668B7EA3" w:rsidR="007A00CE" w:rsidDel="00004306" w:rsidRDefault="00FB1A0F">
      <w:pPr>
        <w:pStyle w:val="ListParagraph"/>
        <w:numPr>
          <w:ilvl w:val="0"/>
          <w:numId w:val="48"/>
        </w:numPr>
        <w:rPr>
          <w:del w:id="1757" w:author="spencer.swartz@gmail.com" w:date="2017-02-19T19:57:00Z"/>
        </w:rPr>
        <w:pPrChange w:id="1758" w:author="Spencer Swartz" w:date="2017-02-22T10:43:00Z">
          <w:pPr>
            <w:numPr>
              <w:numId w:val="9"/>
            </w:numPr>
            <w:ind w:left="491" w:right="918" w:hanging="360"/>
          </w:pPr>
        </w:pPrChange>
      </w:pPr>
      <w:ins w:id="1759" w:author="Spencer Swartz" w:date="2017-02-22T10:43:00Z">
        <w:r>
          <w:t xml:space="preserve">Lastly, </w:t>
        </w:r>
      </w:ins>
      <w:ins w:id="1760" w:author="Spencer Swartz" w:date="2017-02-22T10:45:00Z">
        <w:r w:rsidR="003631E9">
          <w:t xml:space="preserve">the team will </w:t>
        </w:r>
      </w:ins>
      <w:del w:id="1761" w:author="Spencer Swartz" w:date="2017-02-22T10:45:00Z">
        <w:r w:rsidR="00EF104A" w:rsidDel="003631E9">
          <w:delText>F</w:delText>
        </w:r>
      </w:del>
      <w:ins w:id="1762" w:author="Spencer Swartz" w:date="2017-02-22T10:45:00Z">
        <w:r w:rsidR="003631E9">
          <w:t>f</w:t>
        </w:r>
      </w:ins>
      <w:r w:rsidR="00EF104A">
        <w:t>inalize</w:t>
      </w:r>
      <w:ins w:id="1763" w:author="Spencer Swartz" w:date="2017-02-22T10:45:00Z">
        <w:r w:rsidR="003631E9">
          <w:t xml:space="preserve"> the</w:t>
        </w:r>
      </w:ins>
      <w:r w:rsidR="00EF104A">
        <w:t xml:space="preserve"> proposal for training of </w:t>
      </w:r>
      <w:del w:id="1764" w:author="spencer.swartz@gmail.com" w:date="2017-02-21T18:33:00Z">
        <w:r w:rsidR="00EF104A" w:rsidDel="00A5691D">
          <w:delText>trainers</w:delText>
        </w:r>
      </w:del>
      <w:ins w:id="1765" w:author="spencer.swartz@gmail.com" w:date="2017-02-21T18:33:00Z">
        <w:r w:rsidR="00A5691D">
          <w:t>trainers’</w:t>
        </w:r>
      </w:ins>
      <w:r w:rsidR="00EF104A">
        <w:t xml:space="preserve"> workshop (to train health officers, doctors and nurses) in emergency and essential surgical care with tentative dates for 2005.</w:t>
      </w:r>
      <w:del w:id="1766" w:author="spencer.swartz@gmail.com" w:date="2017-02-19T19:57:00Z">
        <w:r w:rsidR="00EF104A" w:rsidDel="00004306">
          <w:delText xml:space="preserve"> </w:delText>
        </w:r>
      </w:del>
    </w:p>
    <w:p w14:paraId="71475C53" w14:textId="77777777" w:rsidR="007A00CE" w:rsidRDefault="00EF104A">
      <w:pPr>
        <w:pStyle w:val="ListParagraph"/>
        <w:numPr>
          <w:ilvl w:val="0"/>
          <w:numId w:val="48"/>
        </w:numPr>
        <w:pPrChange w:id="1767" w:author="Spencer Swartz" w:date="2017-02-22T10:43:00Z">
          <w:pPr>
            <w:spacing w:after="14" w:line="259" w:lineRule="auto"/>
            <w:ind w:left="131" w:firstLine="0"/>
          </w:pPr>
        </w:pPrChange>
      </w:pPr>
      <w:del w:id="1768" w:author="spencer.swartz@gmail.com" w:date="2017-02-19T19:57:00Z">
        <w:r w:rsidDel="00004306">
          <w:delText xml:space="preserve"> </w:delText>
        </w:r>
      </w:del>
    </w:p>
    <w:p w14:paraId="7D95A990" w14:textId="7196FC6F" w:rsidR="00617505" w:rsidRDefault="00617505">
      <w:pPr>
        <w:pStyle w:val="Heading4"/>
        <w:rPr>
          <w:ins w:id="1769" w:author="Spencer Swartz" w:date="2017-02-22T10:46:00Z"/>
        </w:rPr>
        <w:pPrChange w:id="1770" w:author="Spencer Swartz" w:date="2017-02-22T10:46:00Z">
          <w:pPr>
            <w:ind w:right="918"/>
          </w:pPr>
        </w:pPrChange>
      </w:pPr>
      <w:ins w:id="1771" w:author="Spencer Swartz" w:date="2017-02-22T10:46:00Z">
        <w:r>
          <w:t>Conclutions</w:t>
        </w:r>
      </w:ins>
    </w:p>
    <w:p w14:paraId="59ADC114" w14:textId="7BFA4859" w:rsidR="007A00CE" w:rsidDel="00617505" w:rsidRDefault="00EF104A">
      <w:pPr>
        <w:pStyle w:val="Heading1"/>
        <w:rPr>
          <w:del w:id="1772" w:author="Spencer Swartz" w:date="2017-02-22T10:46:00Z"/>
        </w:rPr>
        <w:pPrChange w:id="1773" w:author="spencer.swartz@gmail.com" w:date="2017-02-19T19:19:00Z">
          <w:pPr>
            <w:pStyle w:val="Heading1"/>
            <w:ind w:left="126" w:right="658"/>
          </w:pPr>
        </w:pPrChange>
      </w:pPr>
      <w:del w:id="1774" w:author="Spencer Swartz" w:date="2017-02-22T10:46:00Z">
        <w:r w:rsidDel="00617505">
          <w:delText xml:space="preserve"> 9. </w:delText>
        </w:r>
        <w:r w:rsidRPr="00631722" w:rsidDel="00617505">
          <w:delText>Evaluation</w:delText>
        </w:r>
        <w:r w:rsidDel="00617505">
          <w:delText xml:space="preserve"> and follow up  </w:delText>
        </w:r>
      </w:del>
    </w:p>
    <w:p w14:paraId="79D50FE0" w14:textId="77777777" w:rsidR="007A00CE" w:rsidDel="00004306" w:rsidRDefault="00EF104A">
      <w:pPr>
        <w:rPr>
          <w:del w:id="1775" w:author="spencer.swartz@gmail.com" w:date="2017-02-19T19:57:00Z"/>
        </w:rPr>
        <w:pPrChange w:id="1776" w:author="spencer.swartz@gmail.com" w:date="2017-02-19T19:57:00Z">
          <w:pPr>
            <w:spacing w:after="0" w:line="259" w:lineRule="auto"/>
            <w:ind w:left="131" w:firstLine="0"/>
          </w:pPr>
        </w:pPrChange>
      </w:pPr>
      <w:del w:id="1777" w:author="spencer.swartz@gmail.com" w:date="2017-02-19T19:57:00Z">
        <w:r w:rsidDel="00004306">
          <w:delText xml:space="preserve">  </w:delText>
        </w:r>
        <w:r w:rsidDel="00004306">
          <w:tab/>
          <w:delText xml:space="preserve"> </w:delText>
        </w:r>
      </w:del>
    </w:p>
    <w:p w14:paraId="7DCF0EFD" w14:textId="485F29BB" w:rsidR="007A00CE" w:rsidDel="00617505" w:rsidRDefault="00EF104A">
      <w:pPr>
        <w:rPr>
          <w:del w:id="1778" w:author="Spencer Swartz" w:date="2017-02-22T10:46:00Z"/>
        </w:rPr>
        <w:pPrChange w:id="1779" w:author="spencer.swartz@gmail.com" w:date="2017-02-19T19:57:00Z">
          <w:pPr>
            <w:ind w:right="918"/>
          </w:pPr>
        </w:pPrChange>
      </w:pPr>
      <w:del w:id="1780" w:author="spencer.swartz@gmail.com" w:date="2017-02-19T19:57:00Z">
        <w:r w:rsidDel="00004306">
          <w:delText xml:space="preserve">       </w:delText>
        </w:r>
      </w:del>
      <w:r>
        <w:t xml:space="preserve">This training of facilitators and </w:t>
      </w:r>
      <w:del w:id="1781" w:author="spencer.swartz@gmail.com" w:date="2017-02-21T18:33:00Z">
        <w:r w:rsidDel="00A5691D">
          <w:delText>stakeholders</w:delText>
        </w:r>
      </w:del>
      <w:ins w:id="1782" w:author="spencer.swartz@gmail.com" w:date="2017-02-21T18:33:00Z">
        <w:r w:rsidR="00A5691D">
          <w:t>stakeholder’s</w:t>
        </w:r>
      </w:ins>
      <w:r>
        <w:t xml:space="preserve"> meetings will be followed by further training workshops as suggested by the MoH, WHO and partners in 2005.</w:t>
      </w:r>
      <w:del w:id="1783" w:author="spencer.swartz@gmail.com" w:date="2017-02-19T19:58:00Z">
        <w:r w:rsidDel="00004306">
          <w:delText xml:space="preserve">   </w:delText>
        </w:r>
      </w:del>
      <w:ins w:id="1784" w:author="Spencer Swartz" w:date="2017-02-22T10:46:00Z">
        <w:r w:rsidR="00617505">
          <w:t xml:space="preserve"> </w:t>
        </w:r>
      </w:ins>
    </w:p>
    <w:p w14:paraId="0B7F019D" w14:textId="127EFE23" w:rsidR="007A00CE" w:rsidDel="00004306" w:rsidRDefault="00EF104A">
      <w:pPr>
        <w:pStyle w:val="Heading1"/>
        <w:rPr>
          <w:del w:id="1785" w:author="spencer.swartz@gmail.com" w:date="2017-02-19T19:57:00Z"/>
        </w:rPr>
        <w:pPrChange w:id="1786" w:author="spencer.swartz@gmail.com" w:date="2017-02-19T19:57:00Z">
          <w:pPr>
            <w:spacing w:after="0" w:line="259" w:lineRule="auto"/>
            <w:ind w:left="131" w:firstLine="0"/>
          </w:pPr>
        </w:pPrChange>
      </w:pPr>
      <w:del w:id="1787" w:author="spencer.swartz@gmail.com" w:date="2017-02-19T19:57:00Z">
        <w:r w:rsidDel="00004306">
          <w:delText xml:space="preserve"> </w:delText>
        </w:r>
      </w:del>
    </w:p>
    <w:p w14:paraId="226DA7B3" w14:textId="1CFBA92B" w:rsidR="007A00CE" w:rsidDel="00617505" w:rsidRDefault="00EF104A">
      <w:pPr>
        <w:pStyle w:val="Heading1"/>
        <w:rPr>
          <w:del w:id="1788" w:author="Spencer Swartz" w:date="2017-02-22T10:46:00Z"/>
        </w:rPr>
        <w:pPrChange w:id="1789" w:author="spencer.swartz@gmail.com" w:date="2017-02-19T19:57:00Z">
          <w:pPr>
            <w:pStyle w:val="Heading1"/>
            <w:ind w:left="126" w:right="658"/>
          </w:pPr>
        </w:pPrChange>
      </w:pPr>
      <w:del w:id="1790" w:author="Spencer Swartz" w:date="2017-02-22T10:46:00Z">
        <w:r w:rsidDel="00617505">
          <w:delText xml:space="preserve">10. </w:delText>
        </w:r>
        <w:r w:rsidRPr="00631722" w:rsidDel="00617505">
          <w:delText>Conclusions</w:delText>
        </w:r>
        <w:r w:rsidDel="00617505">
          <w:delText xml:space="preserve">  </w:delText>
        </w:r>
      </w:del>
    </w:p>
    <w:p w14:paraId="63C73253" w14:textId="7741858F" w:rsidR="007A00CE" w:rsidDel="00004306" w:rsidRDefault="00EF104A">
      <w:pPr>
        <w:rPr>
          <w:del w:id="1791" w:author="spencer.swartz@gmail.com" w:date="2017-02-19T19:58:00Z"/>
        </w:rPr>
        <w:pPrChange w:id="1792" w:author="spencer.swartz@gmail.com" w:date="2017-02-19T19:58:00Z">
          <w:pPr>
            <w:spacing w:after="0" w:line="259" w:lineRule="auto"/>
            <w:ind w:left="131" w:firstLine="0"/>
          </w:pPr>
        </w:pPrChange>
      </w:pPr>
      <w:del w:id="1793" w:author="spencer.swartz@gmail.com" w:date="2017-02-19T19:58:00Z">
        <w:r w:rsidDel="00004306">
          <w:delText xml:space="preserve">        </w:delText>
        </w:r>
      </w:del>
    </w:p>
    <w:p w14:paraId="6E0C34F4" w14:textId="67108A2E" w:rsidR="00237251" w:rsidRDefault="00EF104A">
      <w:pPr>
        <w:rPr>
          <w:ins w:id="1794" w:author="spencer.swartz@gmail.com" w:date="2017-02-19T18:55:00Z"/>
        </w:rPr>
        <w:pPrChange w:id="1795" w:author="Spencer Swartz" w:date="2017-02-22T10:46:00Z">
          <w:pPr>
            <w:spacing w:after="160" w:line="259" w:lineRule="auto"/>
            <w:ind w:left="0" w:firstLine="0"/>
          </w:pPr>
        </w:pPrChange>
      </w:pPr>
      <w:r>
        <w:t xml:space="preserve">The meetings gave the participants the </w:t>
      </w:r>
      <w:del w:id="1796" w:author="Spencer Swartz" w:date="2017-02-22T10:46:00Z">
        <w:r w:rsidDel="00617505">
          <w:delText xml:space="preserve">understanding </w:delText>
        </w:r>
      </w:del>
      <w:ins w:id="1797" w:author="Spencer Swartz" w:date="2017-02-22T10:46:00Z">
        <w:r w:rsidR="00617505">
          <w:t xml:space="preserve">direction </w:t>
        </w:r>
      </w:ins>
      <w:r>
        <w:t>to use a standard WHO training tool</w:t>
      </w:r>
      <w:ins w:id="1798" w:author="Spencer Swartz" w:date="2017-02-22T10:47:00Z">
        <w:r w:rsidR="00617505">
          <w:t>. This tool will help</w:t>
        </w:r>
      </w:ins>
      <w:r>
        <w:t xml:space="preserve"> to improve the quality of basic emergency and surgical intervention skills at primary healthcare facilities with a horizontal approach. It also resulted in a plan to prepare</w:t>
      </w:r>
      <w:del w:id="1799" w:author="Spencer Swartz" w:date="2017-02-22T10:47:00Z">
        <w:r w:rsidDel="00617505">
          <w:delText xml:space="preserve"> a</w:delText>
        </w:r>
      </w:del>
      <w:r>
        <w:t xml:space="preserve"> clinical officers training curriculum by MoH with </w:t>
      </w:r>
      <w:ins w:id="1800" w:author="Spencer Swartz" w:date="2017-02-22T10:48:00Z">
        <w:r w:rsidR="00617505">
          <w:t xml:space="preserve">the </w:t>
        </w:r>
      </w:ins>
      <w:r>
        <w:t>WHO</w:t>
      </w:r>
      <w:del w:id="1801" w:author="Spencer Swartz" w:date="2017-02-22T10:48:00Z">
        <w:r w:rsidDel="00617505">
          <w:delText>,</w:delText>
        </w:r>
      </w:del>
      <w:r>
        <w:t xml:space="preserve"> country office.</w:t>
      </w:r>
      <w:del w:id="1802" w:author="spencer.swartz@gmail.com" w:date="2017-02-19T19:58:00Z">
        <w:r w:rsidDel="00004306">
          <w:delText xml:space="preserve">  </w:delText>
        </w:r>
      </w:del>
      <w:ins w:id="1803" w:author="spencer.swartz@gmail.com" w:date="2017-02-19T18:55:00Z">
        <w:r w:rsidR="00237251">
          <w:br w:type="page"/>
        </w:r>
      </w:ins>
    </w:p>
    <w:p w14:paraId="65586D59" w14:textId="77777777" w:rsidR="007A00CE" w:rsidDel="00D85B3F" w:rsidRDefault="007A00CE">
      <w:pPr>
        <w:pStyle w:val="Heading1"/>
        <w:rPr>
          <w:del w:id="1804" w:author="spencer.swartz@gmail.com" w:date="2017-02-19T21:15:00Z"/>
        </w:rPr>
        <w:pPrChange w:id="1805" w:author="spencer.swartz@gmail.com" w:date="2017-02-19T21:15:00Z">
          <w:pPr>
            <w:ind w:left="131" w:right="918" w:firstLine="340"/>
          </w:pPr>
        </w:pPrChange>
      </w:pPr>
    </w:p>
    <w:p w14:paraId="0C67E127" w14:textId="77777777" w:rsidR="007A00CE" w:rsidDel="00D85B3F" w:rsidRDefault="00EF104A">
      <w:pPr>
        <w:pStyle w:val="Heading1"/>
        <w:rPr>
          <w:del w:id="1806" w:author="spencer.swartz@gmail.com" w:date="2017-02-19T21:15:00Z"/>
        </w:rPr>
        <w:pPrChange w:id="1807" w:author="spencer.swartz@gmail.com" w:date="2017-02-19T21:15:00Z">
          <w:pPr>
            <w:spacing w:after="133" w:line="259" w:lineRule="auto"/>
            <w:ind w:left="0" w:right="444" w:firstLine="0"/>
            <w:jc w:val="center"/>
          </w:pPr>
        </w:pPrChange>
      </w:pPr>
      <w:del w:id="1808" w:author="spencer.swartz@gmail.com" w:date="2017-02-19T21:15:00Z">
        <w:r w:rsidDel="00D85B3F">
          <w:delText xml:space="preserve"> </w:delText>
        </w:r>
      </w:del>
    </w:p>
    <w:p w14:paraId="08354547" w14:textId="5C4CF150" w:rsidR="007A00CE" w:rsidDel="000C3EF4" w:rsidRDefault="00EF104A">
      <w:pPr>
        <w:pStyle w:val="Heading1"/>
        <w:rPr>
          <w:moveFrom w:id="1809" w:author="spencer.swartz@gmail.com" w:date="2017-02-19T21:14:00Z"/>
        </w:rPr>
        <w:pPrChange w:id="1810" w:author="spencer.swartz@gmail.com" w:date="2017-02-19T21:15:00Z">
          <w:pPr>
            <w:pStyle w:val="Heading1"/>
            <w:ind w:left="126" w:right="658"/>
          </w:pPr>
        </w:pPrChange>
      </w:pPr>
      <w:moveFromRangeStart w:id="1811" w:author="spencer.swartz@gmail.com" w:date="2017-02-19T21:14:00Z" w:name="move475302204"/>
      <w:commentRangeStart w:id="1812"/>
      <w:moveFrom w:id="1813" w:author="spencer.swartz@gmail.com" w:date="2017-02-19T21:14:00Z">
        <w:r w:rsidDel="000C3EF4">
          <w:t xml:space="preserve">11. </w:t>
        </w:r>
        <w:r w:rsidRPr="00631722" w:rsidDel="000C3EF4">
          <w:t>Acknowledgements</w:t>
        </w:r>
        <w:r w:rsidDel="000C3EF4">
          <w:t xml:space="preserve"> to collaborations and support </w:t>
        </w:r>
        <w:commentRangeEnd w:id="1812"/>
        <w:r w:rsidR="00237251" w:rsidDel="000C3EF4">
          <w:rPr>
            <w:rStyle w:val="CommentReference"/>
            <w:b w:val="0"/>
          </w:rPr>
          <w:commentReference w:id="1812"/>
        </w:r>
      </w:moveFrom>
    </w:p>
    <w:p w14:paraId="7EAF596E" w14:textId="01D02DBE" w:rsidR="007A00CE" w:rsidDel="00004306" w:rsidRDefault="00EF104A">
      <w:pPr>
        <w:pStyle w:val="Heading1"/>
        <w:rPr>
          <w:moveFrom w:id="1814" w:author="spencer.swartz@gmail.com" w:date="2017-02-19T21:14:00Z"/>
        </w:rPr>
        <w:pPrChange w:id="1815" w:author="spencer.swartz@gmail.com" w:date="2017-02-19T21:15:00Z">
          <w:pPr>
            <w:spacing w:after="0" w:line="259" w:lineRule="auto"/>
            <w:ind w:left="0" w:firstLine="0"/>
          </w:pPr>
        </w:pPrChange>
      </w:pPr>
      <w:moveFrom w:id="1816" w:author="spencer.swartz@gmail.com" w:date="2017-02-19T21:14:00Z">
        <w:r w:rsidDel="00004306">
          <w:t xml:space="preserve"> </w:t>
        </w:r>
      </w:moveFrom>
    </w:p>
    <w:p w14:paraId="2806CA59" w14:textId="3740C88E" w:rsidR="007A00CE" w:rsidDel="000C3EF4" w:rsidRDefault="00EF104A">
      <w:pPr>
        <w:pStyle w:val="Heading1"/>
        <w:rPr>
          <w:moveFrom w:id="1817" w:author="spencer.swartz@gmail.com" w:date="2017-02-19T21:14:00Z"/>
        </w:rPr>
        <w:pPrChange w:id="1818" w:author="spencer.swartz@gmail.com" w:date="2017-02-19T21:15:00Z">
          <w:pPr>
            <w:numPr>
              <w:numId w:val="10"/>
            </w:numPr>
            <w:ind w:left="491" w:right="918" w:hanging="360"/>
          </w:pPr>
        </w:pPrChange>
      </w:pPr>
      <w:moveFrom w:id="1819" w:author="spencer.swartz@gmail.com" w:date="2017-02-19T21:14:00Z">
        <w:r w:rsidDel="000C3EF4">
          <w:t xml:space="preserve">Ministry of Health Ethiopia </w:t>
        </w:r>
      </w:moveFrom>
    </w:p>
    <w:p w14:paraId="278D75B3" w14:textId="71B53162" w:rsidR="007A00CE" w:rsidDel="000C3EF4" w:rsidRDefault="00EF104A">
      <w:pPr>
        <w:pStyle w:val="Heading1"/>
        <w:rPr>
          <w:moveFrom w:id="1820" w:author="spencer.swartz@gmail.com" w:date="2017-02-19T21:14:00Z"/>
        </w:rPr>
        <w:pPrChange w:id="1821" w:author="spencer.swartz@gmail.com" w:date="2017-02-19T21:15:00Z">
          <w:pPr>
            <w:numPr>
              <w:numId w:val="10"/>
            </w:numPr>
            <w:ind w:left="491" w:right="918" w:hanging="360"/>
          </w:pPr>
        </w:pPrChange>
      </w:pPr>
      <w:moveFrom w:id="1822" w:author="spencer.swartz@gmail.com" w:date="2017-02-19T21:14:00Z">
        <w:r w:rsidDel="000C3EF4">
          <w:t xml:space="preserve">SNNR State Healh Bureau, Awassa </w:t>
        </w:r>
      </w:moveFrom>
    </w:p>
    <w:p w14:paraId="78E924CC" w14:textId="2A9968B0" w:rsidR="007A00CE" w:rsidDel="000C3EF4" w:rsidRDefault="00EF104A">
      <w:pPr>
        <w:pStyle w:val="Heading1"/>
        <w:rPr>
          <w:moveFrom w:id="1823" w:author="spencer.swartz@gmail.com" w:date="2017-02-19T21:14:00Z"/>
        </w:rPr>
        <w:pPrChange w:id="1824" w:author="spencer.swartz@gmail.com" w:date="2017-02-19T21:15:00Z">
          <w:pPr>
            <w:numPr>
              <w:numId w:val="10"/>
            </w:numPr>
            <w:ind w:left="491" w:right="918" w:hanging="360"/>
          </w:pPr>
        </w:pPrChange>
      </w:pPr>
      <w:moveFrom w:id="1825" w:author="spencer.swartz@gmail.com" w:date="2017-02-19T21:14:00Z">
        <w:r w:rsidDel="000C3EF4">
          <w:t xml:space="preserve">Directors of Teaching, Regional Hospitals, Health Centres, Addis Ababa and Awassa  </w:t>
        </w:r>
      </w:moveFrom>
    </w:p>
    <w:p w14:paraId="23359EF9" w14:textId="13524C8D" w:rsidR="007A00CE" w:rsidDel="000C3EF4" w:rsidRDefault="00EF104A">
      <w:pPr>
        <w:pStyle w:val="Heading1"/>
        <w:rPr>
          <w:moveFrom w:id="1826" w:author="spencer.swartz@gmail.com" w:date="2017-02-19T21:14:00Z"/>
        </w:rPr>
        <w:pPrChange w:id="1827" w:author="spencer.swartz@gmail.com" w:date="2017-02-19T21:15:00Z">
          <w:pPr>
            <w:numPr>
              <w:numId w:val="10"/>
            </w:numPr>
            <w:ind w:left="491" w:right="918" w:hanging="360"/>
          </w:pPr>
        </w:pPrChange>
      </w:pPr>
      <w:moveFrom w:id="1828" w:author="spencer.swartz@gmail.com" w:date="2017-02-19T21:14:00Z">
        <w:r w:rsidDel="000C3EF4">
          <w:t xml:space="preserve">Surgical Association of Ethiopia </w:t>
        </w:r>
      </w:moveFrom>
    </w:p>
    <w:p w14:paraId="5B20697B" w14:textId="1EBA2828" w:rsidR="007A00CE" w:rsidDel="000C3EF4" w:rsidRDefault="00EF104A">
      <w:pPr>
        <w:pStyle w:val="Heading1"/>
        <w:rPr>
          <w:moveFrom w:id="1829" w:author="spencer.swartz@gmail.com" w:date="2017-02-19T21:14:00Z"/>
        </w:rPr>
        <w:pPrChange w:id="1830" w:author="spencer.swartz@gmail.com" w:date="2017-02-19T21:15:00Z">
          <w:pPr>
            <w:numPr>
              <w:numId w:val="10"/>
            </w:numPr>
            <w:ind w:left="491" w:right="918" w:hanging="360"/>
          </w:pPr>
        </w:pPrChange>
      </w:pPr>
      <w:moveFrom w:id="1831" w:author="spencer.swartz@gmail.com" w:date="2017-02-19T21:14:00Z">
        <w:r w:rsidDel="000C3EF4">
          <w:t xml:space="preserve">Southern Ethiopia-Gwent Health Link </w:t>
        </w:r>
      </w:moveFrom>
    </w:p>
    <w:p w14:paraId="057B8847" w14:textId="2239AAC4" w:rsidR="007A00CE" w:rsidDel="000C3EF4" w:rsidRDefault="00EF104A">
      <w:pPr>
        <w:pStyle w:val="Heading1"/>
        <w:rPr>
          <w:moveFrom w:id="1832" w:author="spencer.swartz@gmail.com" w:date="2017-02-19T21:14:00Z"/>
        </w:rPr>
        <w:pPrChange w:id="1833" w:author="spencer.swartz@gmail.com" w:date="2017-02-19T21:15:00Z">
          <w:pPr>
            <w:numPr>
              <w:numId w:val="10"/>
            </w:numPr>
            <w:ind w:left="491" w:right="918" w:hanging="360"/>
          </w:pPr>
        </w:pPrChange>
      </w:pPr>
      <w:moveFrom w:id="1834" w:author="spencer.swartz@gmail.com" w:date="2017-02-19T21:14:00Z">
        <w:r w:rsidDel="000C3EF4">
          <w:t xml:space="preserve">Tropical Health Education Trust (THET), U.K,  </w:t>
        </w:r>
      </w:moveFrom>
    </w:p>
    <w:p w14:paraId="6F27B12E" w14:textId="041418A6" w:rsidR="007A00CE" w:rsidDel="000C3EF4" w:rsidRDefault="00EF104A">
      <w:pPr>
        <w:pStyle w:val="Heading1"/>
        <w:rPr>
          <w:moveFrom w:id="1835" w:author="spencer.swartz@gmail.com" w:date="2017-02-19T21:14:00Z"/>
        </w:rPr>
        <w:pPrChange w:id="1836" w:author="spencer.swartz@gmail.com" w:date="2017-02-19T21:15:00Z">
          <w:pPr>
            <w:numPr>
              <w:numId w:val="10"/>
            </w:numPr>
            <w:ind w:left="491" w:right="918" w:hanging="360"/>
          </w:pPr>
        </w:pPrChange>
      </w:pPr>
      <w:moveFrom w:id="1837" w:author="spencer.swartz@gmail.com" w:date="2017-02-19T21:14:00Z">
        <w:r w:rsidDel="000C3EF4">
          <w:t xml:space="preserve">British Embassy, Ethiopia </w:t>
        </w:r>
      </w:moveFrom>
    </w:p>
    <w:p w14:paraId="60C5240D" w14:textId="7CAC2EA1" w:rsidR="007A00CE" w:rsidDel="000C3EF4" w:rsidRDefault="00EF104A">
      <w:pPr>
        <w:pStyle w:val="Heading1"/>
        <w:rPr>
          <w:moveFrom w:id="1838" w:author="spencer.swartz@gmail.com" w:date="2017-02-19T21:14:00Z"/>
        </w:rPr>
        <w:pPrChange w:id="1839" w:author="spencer.swartz@gmail.com" w:date="2017-02-19T21:15:00Z">
          <w:pPr>
            <w:numPr>
              <w:numId w:val="10"/>
            </w:numPr>
            <w:ind w:left="491" w:right="918" w:hanging="360"/>
          </w:pPr>
        </w:pPrChange>
      </w:pPr>
      <w:moveFrom w:id="1840" w:author="spencer.swartz@gmail.com" w:date="2017-02-19T21:14:00Z">
        <w:r w:rsidDel="000C3EF4">
          <w:t xml:space="preserve">Canadian Network International Surgical Society, Canada </w:t>
        </w:r>
      </w:moveFrom>
    </w:p>
    <w:p w14:paraId="0604E7C2" w14:textId="4A0C1E31" w:rsidR="007A00CE" w:rsidDel="000C3EF4" w:rsidRDefault="00EF104A">
      <w:pPr>
        <w:pStyle w:val="Heading1"/>
        <w:rPr>
          <w:moveFrom w:id="1841" w:author="spencer.swartz@gmail.com" w:date="2017-02-19T21:14:00Z"/>
        </w:rPr>
        <w:pPrChange w:id="1842" w:author="spencer.swartz@gmail.com" w:date="2017-02-19T21:15:00Z">
          <w:pPr>
            <w:numPr>
              <w:numId w:val="10"/>
            </w:numPr>
            <w:ind w:left="491" w:right="918" w:hanging="360"/>
          </w:pPr>
        </w:pPrChange>
      </w:pPr>
      <w:moveFrom w:id="1843" w:author="spencer.swartz@gmail.com" w:date="2017-02-19T21:14:00Z">
        <w:r w:rsidDel="000C3EF4">
          <w:t xml:space="preserve">Association of Surgeons of South East Africa </w:t>
        </w:r>
      </w:moveFrom>
    </w:p>
    <w:p w14:paraId="053BB993" w14:textId="6AB525DD" w:rsidR="007A00CE" w:rsidDel="000C3EF4" w:rsidRDefault="00EF104A">
      <w:pPr>
        <w:pStyle w:val="Heading1"/>
        <w:rPr>
          <w:moveFrom w:id="1844" w:author="spencer.swartz@gmail.com" w:date="2017-02-19T21:14:00Z"/>
        </w:rPr>
        <w:pPrChange w:id="1845" w:author="spencer.swartz@gmail.com" w:date="2017-02-19T21:15:00Z">
          <w:pPr>
            <w:numPr>
              <w:numId w:val="10"/>
            </w:numPr>
            <w:ind w:left="491" w:right="918" w:hanging="360"/>
          </w:pPr>
        </w:pPrChange>
      </w:pPr>
      <w:moveFrom w:id="1846" w:author="spencer.swartz@gmail.com" w:date="2017-02-19T21:14:00Z">
        <w:r w:rsidDel="000C3EF4">
          <w:t xml:space="preserve">German Association of Surgeons, Germany </w:t>
        </w:r>
      </w:moveFrom>
    </w:p>
    <w:p w14:paraId="5F4AE370" w14:textId="48BA39B5" w:rsidR="007A00CE" w:rsidDel="00004306" w:rsidRDefault="00EF104A">
      <w:pPr>
        <w:pStyle w:val="Heading1"/>
        <w:rPr>
          <w:del w:id="1847" w:author="spencer.swartz@gmail.com" w:date="2017-02-19T20:03:00Z"/>
        </w:rPr>
        <w:pPrChange w:id="1848" w:author="spencer.swartz@gmail.com" w:date="2017-02-19T21:15:00Z">
          <w:pPr>
            <w:numPr>
              <w:numId w:val="10"/>
            </w:numPr>
            <w:ind w:left="491" w:right="918" w:hanging="360"/>
          </w:pPr>
        </w:pPrChange>
      </w:pPr>
      <w:moveFrom w:id="1849" w:author="spencer.swartz@gmail.com" w:date="2017-02-19T21:14:00Z">
        <w:r w:rsidDel="000C3EF4">
          <w:t>Departments of Essential Health Technologies, Evidence and Information for Policy, Making Pregnancy Safer, Violence and Injury Prevention, Child Health and Adolescent, WHO/ HQ/Country office/Regional Office.</w:t>
        </w:r>
      </w:moveFrom>
      <w:moveFromRangeEnd w:id="1811"/>
      <w:del w:id="1850" w:author="spencer.swartz@gmail.com" w:date="2017-02-19T20:02:00Z">
        <w:r w:rsidDel="00004306">
          <w:delText xml:space="preserve">  </w:delText>
        </w:r>
      </w:del>
    </w:p>
    <w:p w14:paraId="570431E1" w14:textId="0F3564A0" w:rsidR="007A00CE" w:rsidDel="00662FB0" w:rsidRDefault="00EF104A">
      <w:pPr>
        <w:pStyle w:val="Heading1"/>
        <w:rPr>
          <w:del w:id="1851" w:author="spencer.swartz@gmail.com" w:date="2017-02-19T20:40:00Z"/>
        </w:rPr>
        <w:pPrChange w:id="1852" w:author="spencer.swartz@gmail.com" w:date="2017-02-19T21:15:00Z">
          <w:pPr>
            <w:spacing w:after="0" w:line="259" w:lineRule="auto"/>
            <w:ind w:left="131" w:firstLine="0"/>
          </w:pPr>
        </w:pPrChange>
      </w:pPr>
      <w:del w:id="1853" w:author="spencer.swartz@gmail.com" w:date="2017-02-19T20:03:00Z">
        <w:r w:rsidDel="00004306">
          <w:delText xml:space="preserve"> </w:delText>
        </w:r>
      </w:del>
    </w:p>
    <w:p w14:paraId="56FA57AF" w14:textId="7B02B025" w:rsidR="007A00CE" w:rsidRDefault="00EF104A">
      <w:pPr>
        <w:pStyle w:val="Heading1"/>
        <w:rPr>
          <w:ins w:id="1854" w:author="Spencer Swartz" w:date="2017-02-22T10:03:00Z"/>
        </w:rPr>
        <w:pPrChange w:id="1855" w:author="spencer.swartz@gmail.com" w:date="2017-02-19T21:15:00Z">
          <w:pPr>
            <w:spacing w:after="10" w:line="249" w:lineRule="auto"/>
          </w:pPr>
        </w:pPrChange>
      </w:pPr>
      <w:del w:id="1856" w:author="spencer.swartz@gmail.com" w:date="2017-02-19T20:40:00Z">
        <w:r w:rsidDel="00662FB0">
          <w:delText xml:space="preserve">12. </w:delText>
        </w:r>
      </w:del>
      <w:del w:id="1857" w:author="spencer.swartz@gmail.com" w:date="2017-02-19T20:55:00Z">
        <w:r w:rsidDel="003321FD">
          <w:delText xml:space="preserve">Annexes </w:delText>
        </w:r>
      </w:del>
      <w:bookmarkStart w:id="1858" w:name="_Toc475557850"/>
      <w:ins w:id="1859" w:author="spencer.swartz@gmail.com" w:date="2017-02-19T20:55:00Z">
        <w:r w:rsidR="003321FD">
          <w:t>Appendix</w:t>
        </w:r>
      </w:ins>
      <w:bookmarkEnd w:id="1858"/>
    </w:p>
    <w:p w14:paraId="1903036B" w14:textId="23A6EB53" w:rsidR="003D4AD9" w:rsidRPr="000B0FA2" w:rsidRDefault="003D4AD9">
      <w:pPr>
        <w:pStyle w:val="Heading2"/>
        <w:rPr>
          <w:ins w:id="1860" w:author="Spencer Swartz" w:date="2017-02-22T10:03:00Z"/>
        </w:rPr>
        <w:pPrChange w:id="1861" w:author="Spencer Swartz" w:date="2017-02-22T10:03:00Z">
          <w:pPr>
            <w:spacing w:after="10" w:line="249" w:lineRule="auto"/>
          </w:pPr>
        </w:pPrChange>
      </w:pPr>
      <w:bookmarkStart w:id="1862" w:name="_Toc475557851"/>
      <w:ins w:id="1863" w:author="Spencer Swartz" w:date="2017-02-22T10:03:00Z">
        <w:r>
          <w:t>Meeting Minutes</w:t>
        </w:r>
        <w:bookmarkEnd w:id="1862"/>
      </w:ins>
    </w:p>
    <w:p w14:paraId="43263EF0" w14:textId="77777777" w:rsidR="003D4AD9" w:rsidRDefault="003D4AD9">
      <w:pPr>
        <w:pStyle w:val="Heading3"/>
        <w:rPr>
          <w:ins w:id="1864" w:author="Spencer Swartz" w:date="2017-02-22T10:03:00Z"/>
        </w:rPr>
        <w:pPrChange w:id="1865" w:author="Spencer Swartz" w:date="2017-02-22T10:03:00Z">
          <w:pPr>
            <w:pStyle w:val="Heading2"/>
          </w:pPr>
        </w:pPrChange>
      </w:pPr>
      <w:bookmarkStart w:id="1866" w:name="_Toc475557852"/>
      <w:ins w:id="1867" w:author="Spencer Swartz" w:date="2017-02-22T10:03:00Z">
        <w:r>
          <w:t>Meeting at WHO Country Office</w:t>
        </w:r>
        <w:bookmarkEnd w:id="1866"/>
      </w:ins>
    </w:p>
    <w:p w14:paraId="2D49535C" w14:textId="77777777" w:rsidR="003D4AD9" w:rsidRDefault="003D4AD9" w:rsidP="003D4AD9">
      <w:pPr>
        <w:ind w:left="0" w:firstLine="0"/>
        <w:rPr>
          <w:ins w:id="1868" w:author="Spencer Swartz" w:date="2017-02-22T10:03:00Z"/>
        </w:rPr>
      </w:pPr>
      <w:ins w:id="1869" w:author="Spencer Swartz" w:date="2017-02-22T10:03:00Z">
        <w:r>
          <w:rPr>
            <w:noProof/>
          </w:rPr>
          <mc:AlternateContent>
            <mc:Choice Requires="wps">
              <w:drawing>
                <wp:anchor distT="0" distB="0" distL="114300" distR="114300" simplePos="0" relativeHeight="251675648" behindDoc="0" locked="0" layoutInCell="1" allowOverlap="1" wp14:anchorId="446F8544" wp14:editId="05584870">
                  <wp:simplePos x="0" y="0"/>
                  <wp:positionH relativeFrom="column">
                    <wp:posOffset>4149090</wp:posOffset>
                  </wp:positionH>
                  <wp:positionV relativeFrom="paragraph">
                    <wp:posOffset>-64135</wp:posOffset>
                  </wp:positionV>
                  <wp:extent cx="2172970" cy="3075305"/>
                  <wp:effectExtent l="0" t="0" r="17780" b="10795"/>
                  <wp:wrapSquare wrapText="bothSides"/>
                  <wp:docPr id="7" name="Text Box 7"/>
                  <wp:cNvGraphicFramePr/>
                  <a:graphic xmlns:a="http://schemas.openxmlformats.org/drawingml/2006/main">
                    <a:graphicData uri="http://schemas.microsoft.com/office/word/2010/wordprocessingShape">
                      <wps:wsp>
                        <wps:cNvSpPr txBox="1"/>
                        <wps:spPr>
                          <a:xfrm>
                            <a:off x="0" y="0"/>
                            <a:ext cx="2172970" cy="3075305"/>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
                              <w:tblGrid>
                                <w:gridCol w:w="3145"/>
                              </w:tblGrid>
                              <w:tr w:rsidR="00C11B81" w14:paraId="13DA433E" w14:textId="77777777" w:rsidTr="00D10772">
                                <w:tc>
                                  <w:tcPr>
                                    <w:tcW w:w="3145" w:type="dxa"/>
                                    <w:tcBorders>
                                      <w:top w:val="nil"/>
                                      <w:left w:val="nil"/>
                                      <w:bottom w:val="single" w:sz="4" w:space="0" w:color="auto"/>
                                      <w:right w:val="nil"/>
                                    </w:tcBorders>
                                  </w:tcPr>
                                  <w:p w14:paraId="726B2794" w14:textId="77777777" w:rsidR="00C11B81" w:rsidRPr="00D85F81" w:rsidRDefault="00C11B81" w:rsidP="00D10772">
                                    <w:pPr>
                                      <w:spacing w:after="0" w:afterAutospacing="0"/>
                                      <w:ind w:left="0" w:firstLine="0"/>
                                      <w:jc w:val="center"/>
                                      <w:rPr>
                                        <w:b/>
                                      </w:rPr>
                                    </w:pPr>
                                    <w:r>
                                      <w:rPr>
                                        <w:b/>
                                      </w:rPr>
                                      <w:t>Meeting Leaders</w:t>
                                    </w:r>
                                  </w:p>
                                </w:tc>
                              </w:tr>
                              <w:tr w:rsidR="00C11B81" w14:paraId="752E4788" w14:textId="77777777" w:rsidTr="00D10772">
                                <w:tc>
                                  <w:tcPr>
                                    <w:tcW w:w="3145" w:type="dxa"/>
                                    <w:tcBorders>
                                      <w:top w:val="single" w:sz="4" w:space="0" w:color="auto"/>
                                    </w:tcBorders>
                                  </w:tcPr>
                                  <w:p w14:paraId="37525959" w14:textId="77777777" w:rsidR="00C11B81" w:rsidRPr="00D85F81" w:rsidRDefault="00C11B81" w:rsidP="00D10772">
                                    <w:pPr>
                                      <w:spacing w:after="0" w:afterAutospacing="0"/>
                                      <w:ind w:left="0" w:firstLine="0"/>
                                      <w:rPr>
                                        <w:b/>
                                      </w:rPr>
                                    </w:pPr>
                                    <w:r>
                                      <w:rPr>
                                        <w:b/>
                                      </w:rPr>
                                      <w:t>Dr Babaniyi</w:t>
                                    </w:r>
                                  </w:p>
                                  <w:p w14:paraId="6D3A6B2B" w14:textId="77777777" w:rsidR="00C11B81" w:rsidRDefault="00C11B81" w:rsidP="00D10772">
                                    <w:pPr>
                                      <w:spacing w:after="0" w:afterAutospacing="0"/>
                                      <w:ind w:left="0" w:firstLine="0"/>
                                    </w:pPr>
                                    <w:r>
                                      <w:t>WHO/WR/Ethiopia</w:t>
                                    </w:r>
                                  </w:p>
                                </w:tc>
                              </w:tr>
                              <w:tr w:rsidR="00C11B81" w14:paraId="26751857" w14:textId="77777777" w:rsidTr="00D10772">
                                <w:tc>
                                  <w:tcPr>
                                    <w:tcW w:w="3145" w:type="dxa"/>
                                  </w:tcPr>
                                  <w:p w14:paraId="0B7B1070" w14:textId="77777777" w:rsidR="00C11B81" w:rsidRPr="00D85F81" w:rsidRDefault="00C11B81" w:rsidP="00D10772">
                                    <w:pPr>
                                      <w:spacing w:after="0" w:afterAutospacing="0"/>
                                      <w:ind w:left="0" w:firstLine="0"/>
                                      <w:rPr>
                                        <w:b/>
                                      </w:rPr>
                                    </w:pPr>
                                    <w:r w:rsidRPr="00D85F81">
                                      <w:rPr>
                                        <w:b/>
                                      </w:rPr>
                                      <w:t>Dr Abonesh</w:t>
                                    </w:r>
                                  </w:p>
                                  <w:p w14:paraId="0B325F0C" w14:textId="77777777" w:rsidR="00C11B81" w:rsidRDefault="00C11B81" w:rsidP="00D10772">
                                    <w:pPr>
                                      <w:spacing w:after="0" w:afterAutospacing="0"/>
                                      <w:ind w:left="0" w:firstLine="0"/>
                                    </w:pPr>
                                    <w:r>
                                      <w:t>(Program Officer National Health, WHO)</w:t>
                                    </w:r>
                                  </w:p>
                                </w:tc>
                              </w:tr>
                              <w:tr w:rsidR="00C11B81" w14:paraId="119D63FA" w14:textId="77777777" w:rsidTr="00D10772">
                                <w:tc>
                                  <w:tcPr>
                                    <w:tcW w:w="3145" w:type="dxa"/>
                                  </w:tcPr>
                                  <w:p w14:paraId="7533984B" w14:textId="77777777" w:rsidR="00C11B81" w:rsidRDefault="00C11B81" w:rsidP="00D10772">
                                    <w:pPr>
                                      <w:spacing w:after="0" w:afterAutospacing="0"/>
                                      <w:ind w:left="0" w:firstLine="0"/>
                                    </w:pPr>
                                    <w:r>
                                      <w:t xml:space="preserve">Dr Ato Haddis </w:t>
                                    </w:r>
                                  </w:p>
                                  <w:p w14:paraId="57667B84" w14:textId="77777777" w:rsidR="00C11B81" w:rsidRDefault="00C11B81" w:rsidP="00D10772">
                                    <w:pPr>
                                      <w:spacing w:after="0" w:afterAutospacing="0"/>
                                      <w:ind w:left="0" w:firstLine="0"/>
                                    </w:pPr>
                                    <w:r>
                                      <w:t>(WHO)</w:t>
                                    </w:r>
                                  </w:p>
                                </w:tc>
                              </w:tr>
                              <w:tr w:rsidR="00C11B81" w14:paraId="7CFF9B78" w14:textId="77777777" w:rsidTr="00D10772">
                                <w:tc>
                                  <w:tcPr>
                                    <w:tcW w:w="3145" w:type="dxa"/>
                                  </w:tcPr>
                                  <w:p w14:paraId="5E112C4F" w14:textId="77777777" w:rsidR="00C11B81" w:rsidRPr="00D85F81" w:rsidRDefault="00C11B81" w:rsidP="00D10772">
                                    <w:pPr>
                                      <w:spacing w:after="0" w:afterAutospacing="0"/>
                                      <w:ind w:left="0" w:firstLine="0"/>
                                      <w:rPr>
                                        <w:b/>
                                      </w:rPr>
                                    </w:pPr>
                                    <w:r w:rsidRPr="00D85F81">
                                      <w:rPr>
                                        <w:b/>
                                      </w:rPr>
                                      <w:t>Dr Kidane</w:t>
                                    </w:r>
                                  </w:p>
                                  <w:p w14:paraId="53DDBF45" w14:textId="77777777" w:rsidR="00C11B81" w:rsidRDefault="00C11B81" w:rsidP="00D10772">
                                    <w:pPr>
                                      <w:spacing w:after="0" w:afterAutospacing="0"/>
                                      <w:ind w:left="0" w:firstLine="0"/>
                                    </w:pPr>
                                    <w:r>
                                      <w:t>(National Program Officer, WHO and MoH)</w:t>
                                    </w:r>
                                  </w:p>
                                </w:tc>
                              </w:tr>
                              <w:tr w:rsidR="00C11B81" w14:paraId="080EE38F" w14:textId="77777777" w:rsidTr="00D10772">
                                <w:tc>
                                  <w:tcPr>
                                    <w:tcW w:w="3145" w:type="dxa"/>
                                  </w:tcPr>
                                  <w:p w14:paraId="74FC4FE3" w14:textId="77777777" w:rsidR="00C11B81" w:rsidRPr="00D85F81" w:rsidRDefault="00C11B81" w:rsidP="00D10772">
                                    <w:pPr>
                                      <w:spacing w:after="0" w:afterAutospacing="0"/>
                                      <w:ind w:left="0" w:firstLine="0"/>
                                      <w:rPr>
                                        <w:b/>
                                      </w:rPr>
                                    </w:pPr>
                                    <w:r w:rsidRPr="00D85F81">
                                      <w:rPr>
                                        <w:b/>
                                      </w:rPr>
                                      <w:t>Dr Tsega Kebede and Dr Tezera Chaka</w:t>
                                    </w:r>
                                  </w:p>
                                  <w:p w14:paraId="0E91BD11" w14:textId="77777777" w:rsidR="00C11B81" w:rsidRDefault="00C11B81" w:rsidP="00D10772">
                                    <w:pPr>
                                      <w:spacing w:after="0" w:afterAutospacing="0"/>
                                      <w:ind w:left="0" w:firstLine="0"/>
                                    </w:pPr>
                                    <w:r>
                                      <w:t>Trauma Care, University Hospital</w:t>
                                    </w:r>
                                  </w:p>
                                </w:tc>
                              </w:tr>
                            </w:tbl>
                            <w:p w14:paraId="3E3CA922" w14:textId="77777777" w:rsidR="00C11B81" w:rsidRDefault="00C11B81" w:rsidP="003D4AD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8544" id="Text Box 7" o:spid="_x0000_s1032" type="#_x0000_t202" style="position:absolute;margin-left:326.7pt;margin-top:-5.05pt;width:171.1pt;height:24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" fillcolor="white [3201]" strokeweight=".5pt">
                  <v:textbox>
                    <w:txbxContent>
                      <w:tbl>
                        <w:tblPr>
                          <w:tblStyle w:val="TableGrid0"/>
                          <w:tblW w:w="3145" w:type="dxa"/>
                          <w:tblLook w:val="04A0" w:firstRow="1" w:lastRow="0" w:firstColumn="1" w:lastColumn="0" w:noHBand="0" w:noVBand="1"/>
                        </w:tblPr>
                        <w:tblGrid>
                          <w:gridCol w:w="3145"/>
                        </w:tblGrid>
                        <w:tr w:rsidR="00C11B81" w14:paraId="13DA433E" w14:textId="77777777" w:rsidTr="00D10772">
                          <w:tc>
                            <w:tcPr>
                              <w:tcW w:w="3145" w:type="dxa"/>
                              <w:tcBorders>
                                <w:top w:val="nil"/>
                                <w:left w:val="nil"/>
                                <w:bottom w:val="single" w:sz="4" w:space="0" w:color="auto"/>
                                <w:right w:val="nil"/>
                              </w:tcBorders>
                            </w:tcPr>
                            <w:p w14:paraId="726B2794" w14:textId="77777777" w:rsidR="00C11B81" w:rsidRPr="00D85F81" w:rsidRDefault="00C11B81" w:rsidP="00D10772">
                              <w:pPr>
                                <w:spacing w:after="0" w:afterAutospacing="0"/>
                                <w:ind w:left="0" w:firstLine="0"/>
                                <w:jc w:val="center"/>
                                <w:rPr>
                                  <w:b/>
                                </w:rPr>
                              </w:pPr>
                              <w:r>
                                <w:rPr>
                                  <w:b/>
                                </w:rPr>
                                <w:t>Meeting Leaders</w:t>
                              </w:r>
                            </w:p>
                          </w:tc>
                        </w:tr>
                        <w:tr w:rsidR="00C11B81" w14:paraId="752E4788" w14:textId="77777777" w:rsidTr="00D10772">
                          <w:tc>
                            <w:tcPr>
                              <w:tcW w:w="3145" w:type="dxa"/>
                              <w:tcBorders>
                                <w:top w:val="single" w:sz="4" w:space="0" w:color="auto"/>
                              </w:tcBorders>
                            </w:tcPr>
                            <w:p w14:paraId="37525959" w14:textId="77777777" w:rsidR="00C11B81" w:rsidRPr="00D85F81" w:rsidRDefault="00C11B81" w:rsidP="00D10772">
                              <w:pPr>
                                <w:spacing w:after="0" w:afterAutospacing="0"/>
                                <w:ind w:left="0" w:firstLine="0"/>
                                <w:rPr>
                                  <w:b/>
                                </w:rPr>
                              </w:pPr>
                              <w:r>
                                <w:rPr>
                                  <w:b/>
                                </w:rPr>
                                <w:t>Dr Babaniyi</w:t>
                              </w:r>
                            </w:p>
                            <w:p w14:paraId="6D3A6B2B" w14:textId="77777777" w:rsidR="00C11B81" w:rsidRDefault="00C11B81" w:rsidP="00D10772">
                              <w:pPr>
                                <w:spacing w:after="0" w:afterAutospacing="0"/>
                                <w:ind w:left="0" w:firstLine="0"/>
                              </w:pPr>
                              <w:r>
                                <w:t>WHO/WR/Ethiopia</w:t>
                              </w:r>
                            </w:p>
                          </w:tc>
                        </w:tr>
                        <w:tr w:rsidR="00C11B81" w14:paraId="26751857" w14:textId="77777777" w:rsidTr="00D10772">
                          <w:tc>
                            <w:tcPr>
                              <w:tcW w:w="3145" w:type="dxa"/>
                            </w:tcPr>
                            <w:p w14:paraId="0B7B1070" w14:textId="77777777" w:rsidR="00C11B81" w:rsidRPr="00D85F81" w:rsidRDefault="00C11B81" w:rsidP="00D10772">
                              <w:pPr>
                                <w:spacing w:after="0" w:afterAutospacing="0"/>
                                <w:ind w:left="0" w:firstLine="0"/>
                                <w:rPr>
                                  <w:b/>
                                </w:rPr>
                              </w:pPr>
                              <w:r w:rsidRPr="00D85F81">
                                <w:rPr>
                                  <w:b/>
                                </w:rPr>
                                <w:t>Dr Abonesh</w:t>
                              </w:r>
                            </w:p>
                            <w:p w14:paraId="0B325F0C" w14:textId="77777777" w:rsidR="00C11B81" w:rsidRDefault="00C11B81" w:rsidP="00D10772">
                              <w:pPr>
                                <w:spacing w:after="0" w:afterAutospacing="0"/>
                                <w:ind w:left="0" w:firstLine="0"/>
                              </w:pPr>
                              <w:r>
                                <w:t>(Program Officer National Health, WHO)</w:t>
                              </w:r>
                            </w:p>
                          </w:tc>
                        </w:tr>
                        <w:tr w:rsidR="00C11B81" w14:paraId="119D63FA" w14:textId="77777777" w:rsidTr="00D10772">
                          <w:tc>
                            <w:tcPr>
                              <w:tcW w:w="3145" w:type="dxa"/>
                            </w:tcPr>
                            <w:p w14:paraId="7533984B" w14:textId="77777777" w:rsidR="00C11B81" w:rsidRDefault="00C11B81" w:rsidP="00D10772">
                              <w:pPr>
                                <w:spacing w:after="0" w:afterAutospacing="0"/>
                                <w:ind w:left="0" w:firstLine="0"/>
                              </w:pPr>
                              <w:r>
                                <w:t xml:space="preserve">Dr Ato Haddis </w:t>
                              </w:r>
                            </w:p>
                            <w:p w14:paraId="57667B84" w14:textId="77777777" w:rsidR="00C11B81" w:rsidRDefault="00C11B81" w:rsidP="00D10772">
                              <w:pPr>
                                <w:spacing w:after="0" w:afterAutospacing="0"/>
                                <w:ind w:left="0" w:firstLine="0"/>
                              </w:pPr>
                              <w:r>
                                <w:t>(WHO)</w:t>
                              </w:r>
                            </w:p>
                          </w:tc>
                        </w:tr>
                        <w:tr w:rsidR="00C11B81" w14:paraId="7CFF9B78" w14:textId="77777777" w:rsidTr="00D10772">
                          <w:tc>
                            <w:tcPr>
                              <w:tcW w:w="3145" w:type="dxa"/>
                            </w:tcPr>
                            <w:p w14:paraId="5E112C4F" w14:textId="77777777" w:rsidR="00C11B81" w:rsidRPr="00D85F81" w:rsidRDefault="00C11B81" w:rsidP="00D10772">
                              <w:pPr>
                                <w:spacing w:after="0" w:afterAutospacing="0"/>
                                <w:ind w:left="0" w:firstLine="0"/>
                                <w:rPr>
                                  <w:b/>
                                </w:rPr>
                              </w:pPr>
                              <w:r w:rsidRPr="00D85F81">
                                <w:rPr>
                                  <w:b/>
                                </w:rPr>
                                <w:t>Dr Kidane</w:t>
                              </w:r>
                            </w:p>
                            <w:p w14:paraId="53DDBF45" w14:textId="77777777" w:rsidR="00C11B81" w:rsidRDefault="00C11B81" w:rsidP="00D10772">
                              <w:pPr>
                                <w:spacing w:after="0" w:afterAutospacing="0"/>
                                <w:ind w:left="0" w:firstLine="0"/>
                              </w:pPr>
                              <w:r>
                                <w:t>(National Program Officer, WHO and MoH)</w:t>
                              </w:r>
                            </w:p>
                          </w:tc>
                        </w:tr>
                        <w:tr w:rsidR="00C11B81" w14:paraId="080EE38F" w14:textId="77777777" w:rsidTr="00D10772">
                          <w:tc>
                            <w:tcPr>
                              <w:tcW w:w="3145" w:type="dxa"/>
                            </w:tcPr>
                            <w:p w14:paraId="74FC4FE3" w14:textId="77777777" w:rsidR="00C11B81" w:rsidRPr="00D85F81" w:rsidRDefault="00C11B81" w:rsidP="00D10772">
                              <w:pPr>
                                <w:spacing w:after="0" w:afterAutospacing="0"/>
                                <w:ind w:left="0" w:firstLine="0"/>
                                <w:rPr>
                                  <w:b/>
                                </w:rPr>
                              </w:pPr>
                              <w:r w:rsidRPr="00D85F81">
                                <w:rPr>
                                  <w:b/>
                                </w:rPr>
                                <w:t>Dr Tsega Kebede and Dr Tezera Chaka</w:t>
                              </w:r>
                            </w:p>
                            <w:p w14:paraId="0E91BD11" w14:textId="77777777" w:rsidR="00C11B81" w:rsidRDefault="00C11B81" w:rsidP="00D10772">
                              <w:pPr>
                                <w:spacing w:after="0" w:afterAutospacing="0"/>
                                <w:ind w:left="0" w:firstLine="0"/>
                              </w:pPr>
                              <w:r>
                                <w:t>Trauma Care, University Hospital</w:t>
                              </w:r>
                            </w:p>
                          </w:tc>
                        </w:tr>
                      </w:tbl>
                      <w:p w14:paraId="3E3CA922" w14:textId="77777777" w:rsidR="00C11B81" w:rsidRDefault="00C11B81" w:rsidP="003D4AD9">
                        <w:pPr>
                          <w:ind w:left="0"/>
                        </w:pPr>
                      </w:p>
                    </w:txbxContent>
                  </v:textbox>
                  <w10:wrap type="square"/>
                </v:shape>
              </w:pict>
            </mc:Fallback>
          </mc:AlternateContent>
        </w:r>
        <w:r>
          <w:t xml:space="preserve">Discussions addressed the following issues and plans: </w:t>
        </w:r>
      </w:ins>
    </w:p>
    <w:p w14:paraId="710FADEF" w14:textId="77777777" w:rsidR="003D4AD9" w:rsidRDefault="003D4AD9" w:rsidP="003D4AD9">
      <w:pPr>
        <w:numPr>
          <w:ilvl w:val="1"/>
          <w:numId w:val="31"/>
        </w:numPr>
        <w:ind w:hanging="360"/>
        <w:rPr>
          <w:ins w:id="1870" w:author="Spencer Swartz" w:date="2017-02-22T10:03:00Z"/>
        </w:rPr>
      </w:pPr>
      <w:ins w:id="1871" w:author="Spencer Swartz" w:date="2017-02-22T10:03:00Z">
        <w:r>
          <w:t xml:space="preserve">A horizontal approach for the integration of emergency and essential surgical care at first referral level health care facilities is needed. This includes cross cutting issues for life saving procedures in injuries as a result of caesarean section, unsafe abortion and obstetrics fistula. This could involve incorporation and implementation of the WHO Integrated Management Package on Emergency and Essential Surgical Care (IMEESC) for strengthening pre-service training and education programs in at health centers.  </w:t>
        </w:r>
      </w:ins>
    </w:p>
    <w:p w14:paraId="0190AEE7" w14:textId="77777777" w:rsidR="003D4AD9" w:rsidRDefault="003D4AD9" w:rsidP="003D4AD9">
      <w:pPr>
        <w:numPr>
          <w:ilvl w:val="1"/>
          <w:numId w:val="31"/>
        </w:numPr>
        <w:ind w:hanging="360"/>
        <w:rPr>
          <w:ins w:id="1872" w:author="Spencer Swartz" w:date="2017-02-22T10:03:00Z"/>
        </w:rPr>
      </w:pPr>
      <w:ins w:id="1873" w:author="Spencer Swartz" w:date="2017-02-22T10:03:00Z">
        <w:r>
          <w:t xml:space="preserve">WHO Training of Trainers workshop in collaboration with Ministry of Health, for policy makers, health providers and partners involved in training and education of health officers, doctors, nurses, technicians.  </w:t>
        </w:r>
      </w:ins>
    </w:p>
    <w:p w14:paraId="269277CF" w14:textId="77777777" w:rsidR="003D4AD9" w:rsidRDefault="003D4AD9" w:rsidP="003D4AD9">
      <w:pPr>
        <w:numPr>
          <w:ilvl w:val="1"/>
          <w:numId w:val="31"/>
        </w:numPr>
        <w:ind w:hanging="360"/>
        <w:rPr>
          <w:ins w:id="1874" w:author="Spencer Swartz" w:date="2017-02-22T10:03:00Z"/>
        </w:rPr>
      </w:pPr>
      <w:ins w:id="1875" w:author="Spencer Swartz" w:date="2017-02-22T10:03:00Z">
        <w:r>
          <w:t>Existing WHO collaborations with</w:t>
        </w:r>
        <w:r>
          <w:rPr>
            <w:color w:val="FF0000"/>
          </w:rPr>
          <w:t xml:space="preserve"> </w:t>
        </w:r>
        <w:r>
          <w:t>Associations of Surgeons of East Africa and international surgical and anesthesia associations, and universities involved in training in emergency and surgical care at health centers, in Ethiopia will continue.</w:t>
        </w:r>
      </w:ins>
    </w:p>
    <w:p w14:paraId="5C0B1A43" w14:textId="77777777" w:rsidR="003D4AD9" w:rsidRDefault="003D4AD9" w:rsidP="003D4AD9">
      <w:pPr>
        <w:numPr>
          <w:ilvl w:val="1"/>
          <w:numId w:val="31"/>
        </w:numPr>
        <w:ind w:hanging="360"/>
        <w:rPr>
          <w:ins w:id="1876" w:author="Spencer Swartz" w:date="2017-02-22T10:03:00Z"/>
        </w:rPr>
      </w:pPr>
      <w:ins w:id="1877" w:author="Spencer Swartz" w:date="2017-02-22T10:03:00Z">
        <w:r>
          <w:t>Partners such as Tropical Health Education Trust is involved in the current existing health officers training.</w:t>
        </w:r>
      </w:ins>
    </w:p>
    <w:p w14:paraId="30FB6E6B" w14:textId="77777777" w:rsidR="003D4AD9" w:rsidRDefault="003D4AD9" w:rsidP="003D4AD9">
      <w:pPr>
        <w:numPr>
          <w:ilvl w:val="1"/>
          <w:numId w:val="31"/>
        </w:numPr>
        <w:ind w:hanging="360"/>
        <w:rPr>
          <w:ins w:id="1878" w:author="Spencer Swartz" w:date="2017-02-22T10:03:00Z"/>
        </w:rPr>
      </w:pPr>
      <w:ins w:id="1879" w:author="Spencer Swartz" w:date="2017-02-22T10:03:00Z">
        <w:r>
          <w:t>Canadian Network International Surgical Society conducts the instructor workshops for the program every 3 years in each department.</w:t>
        </w:r>
      </w:ins>
    </w:p>
    <w:p w14:paraId="38C7DA96" w14:textId="77777777" w:rsidR="003D4AD9" w:rsidRDefault="003D4AD9" w:rsidP="003D4AD9">
      <w:pPr>
        <w:numPr>
          <w:ilvl w:val="1"/>
          <w:numId w:val="31"/>
        </w:numPr>
        <w:ind w:hanging="360"/>
        <w:rPr>
          <w:ins w:id="1880" w:author="Spencer Swartz" w:date="2017-02-22T10:03:00Z"/>
        </w:rPr>
      </w:pPr>
      <w:ins w:id="1881" w:author="Spencer Swartz" w:date="2017-02-22T10:03:00Z">
        <w:r>
          <w:t>German Association of Surgeons conduct surgical skills for graduating medical students from Jimma University.</w:t>
        </w:r>
      </w:ins>
    </w:p>
    <w:p w14:paraId="66196C8E" w14:textId="77777777" w:rsidR="003D4AD9" w:rsidRDefault="003D4AD9" w:rsidP="003D4AD9">
      <w:pPr>
        <w:numPr>
          <w:ilvl w:val="1"/>
          <w:numId w:val="31"/>
        </w:numPr>
        <w:ind w:hanging="360"/>
        <w:rPr>
          <w:ins w:id="1882" w:author="Spencer Swartz" w:date="2017-02-22T10:03:00Z"/>
        </w:rPr>
      </w:pPr>
      <w:ins w:id="1883" w:author="Spencer Swartz" w:date="2017-02-22T10:03:00Z">
        <w:r>
          <w:t>Coordination will begin between vertical programs on crosscutting issues for better utilization of the limited resources.</w:t>
        </w:r>
      </w:ins>
    </w:p>
    <w:p w14:paraId="78666909" w14:textId="77777777" w:rsidR="003D4AD9" w:rsidRDefault="003D4AD9" w:rsidP="003D4AD9">
      <w:pPr>
        <w:numPr>
          <w:ilvl w:val="1"/>
          <w:numId w:val="31"/>
        </w:numPr>
        <w:ind w:hanging="360"/>
        <w:rPr>
          <w:ins w:id="1884" w:author="Spencer Swartz" w:date="2017-02-22T10:03:00Z"/>
        </w:rPr>
      </w:pPr>
      <w:ins w:id="1885" w:author="Spencer Swartz" w:date="2017-02-22T10:03:00Z">
        <w:r>
          <w:t>Work towards a standardized training and accreditation of health facilities is in the making.</w:t>
        </w:r>
        <w:r w:rsidRPr="00D3224F">
          <w:rPr>
            <w:b/>
            <w:noProof/>
          </w:rPr>
          <w:t xml:space="preserve"> </w:t>
        </w:r>
      </w:ins>
    </w:p>
    <w:p w14:paraId="0BD87C3A" w14:textId="77777777" w:rsidR="003D4AD9" w:rsidRDefault="003D4AD9">
      <w:pPr>
        <w:pStyle w:val="Heading3"/>
        <w:rPr>
          <w:ins w:id="1886" w:author="Spencer Swartz" w:date="2017-02-22T10:03:00Z"/>
        </w:rPr>
        <w:pPrChange w:id="1887" w:author="Spencer Swartz" w:date="2017-02-22T10:03:00Z">
          <w:pPr>
            <w:pStyle w:val="Heading2"/>
          </w:pPr>
        </w:pPrChange>
      </w:pPr>
      <w:bookmarkStart w:id="1888" w:name="_Toc475557853"/>
      <w:ins w:id="1889" w:author="Spencer Swartz" w:date="2017-02-22T10:03:00Z">
        <w:r>
          <w:lastRenderedPageBreak/>
          <w:t>Meeting at Ministry of Health</w:t>
        </w:r>
        <w:bookmarkEnd w:id="1888"/>
      </w:ins>
    </w:p>
    <w:p w14:paraId="0B227D96" w14:textId="77777777" w:rsidR="003D4AD9" w:rsidRDefault="003D4AD9" w:rsidP="003D4AD9">
      <w:pPr>
        <w:ind w:left="0" w:right="918"/>
        <w:rPr>
          <w:ins w:id="1890" w:author="Spencer Swartz" w:date="2017-02-22T10:03:00Z"/>
        </w:rPr>
      </w:pPr>
      <w:ins w:id="1891" w:author="Spencer Swartz" w:date="2017-02-22T10:03:00Z">
        <w:r>
          <w:rPr>
            <w:b/>
            <w:noProof/>
          </w:rPr>
          <mc:AlternateContent>
            <mc:Choice Requires="wps">
              <w:drawing>
                <wp:anchor distT="0" distB="0" distL="114300" distR="114300" simplePos="0" relativeHeight="251676672" behindDoc="0" locked="0" layoutInCell="1" allowOverlap="1" wp14:anchorId="26DFB626" wp14:editId="6F5B91E4">
                  <wp:simplePos x="0" y="0"/>
                  <wp:positionH relativeFrom="column">
                    <wp:posOffset>4078605</wp:posOffset>
                  </wp:positionH>
                  <wp:positionV relativeFrom="paragraph">
                    <wp:posOffset>33655</wp:posOffset>
                  </wp:positionV>
                  <wp:extent cx="2172970" cy="3099435"/>
                  <wp:effectExtent l="0" t="0" r="17780" b="24765"/>
                  <wp:wrapSquare wrapText="bothSides"/>
                  <wp:docPr id="8" name="Text Box 8"/>
                  <wp:cNvGraphicFramePr/>
                  <a:graphic xmlns:a="http://schemas.openxmlformats.org/drawingml/2006/main">
                    <a:graphicData uri="http://schemas.microsoft.com/office/word/2010/wordprocessingShape">
                      <wps:wsp>
                        <wps:cNvSpPr txBox="1"/>
                        <wps:spPr>
                          <a:xfrm>
                            <a:off x="0" y="0"/>
                            <a:ext cx="2172970" cy="3099435"/>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
                              <w:tblGrid>
                                <w:gridCol w:w="3145"/>
                              </w:tblGrid>
                              <w:tr w:rsidR="00C11B81" w14:paraId="01C23AF3" w14:textId="77777777" w:rsidTr="00D10772">
                                <w:tc>
                                  <w:tcPr>
                                    <w:tcW w:w="3145" w:type="dxa"/>
                                    <w:tcBorders>
                                      <w:top w:val="nil"/>
                                      <w:left w:val="nil"/>
                                      <w:bottom w:val="single" w:sz="4" w:space="0" w:color="auto"/>
                                      <w:right w:val="nil"/>
                                    </w:tcBorders>
                                  </w:tcPr>
                                  <w:p w14:paraId="5999F113" w14:textId="77777777" w:rsidR="00C11B81" w:rsidRPr="00D85F81" w:rsidRDefault="00C11B81" w:rsidP="00D10772">
                                    <w:pPr>
                                      <w:spacing w:after="0" w:afterAutospacing="0"/>
                                      <w:ind w:left="0" w:firstLine="0"/>
                                      <w:jc w:val="center"/>
                                      <w:rPr>
                                        <w:b/>
                                      </w:rPr>
                                    </w:pPr>
                                    <w:r>
                                      <w:rPr>
                                        <w:b/>
                                      </w:rPr>
                                      <w:t>Meeting Leaders</w:t>
                                    </w:r>
                                  </w:p>
                                </w:tc>
                              </w:tr>
                              <w:tr w:rsidR="00C11B81" w14:paraId="3F4AF456" w14:textId="77777777" w:rsidTr="00D10772">
                                <w:tc>
                                  <w:tcPr>
                                    <w:tcW w:w="3145" w:type="dxa"/>
                                    <w:tcBorders>
                                      <w:top w:val="single" w:sz="4" w:space="0" w:color="auto"/>
                                    </w:tcBorders>
                                  </w:tcPr>
                                  <w:p w14:paraId="135C35FA" w14:textId="77777777" w:rsidR="00C11B81" w:rsidRPr="00D85F81" w:rsidRDefault="00C11B81" w:rsidP="00D10772">
                                    <w:pPr>
                                      <w:spacing w:after="0" w:afterAutospacing="0"/>
                                      <w:ind w:left="0" w:firstLine="0"/>
                                      <w:rPr>
                                        <w:b/>
                                      </w:rPr>
                                    </w:pPr>
                                    <w:r w:rsidRPr="00D85F81">
                                      <w:rPr>
                                        <w:b/>
                                      </w:rPr>
                                      <w:t>Dr Tedros</w:t>
                                    </w:r>
                                  </w:p>
                                  <w:p w14:paraId="538F660D" w14:textId="77777777" w:rsidR="00C11B81" w:rsidRDefault="00C11B81" w:rsidP="00D10772">
                                    <w:pPr>
                                      <w:spacing w:after="0" w:afterAutospacing="0"/>
                                      <w:ind w:left="0" w:firstLine="0"/>
                                    </w:pPr>
                                    <w:r>
                                      <w:t>State Health Minister</w:t>
                                    </w:r>
                                  </w:p>
                                </w:tc>
                              </w:tr>
                              <w:tr w:rsidR="00C11B81" w14:paraId="609FC62A" w14:textId="77777777" w:rsidTr="00D10772">
                                <w:tc>
                                  <w:tcPr>
                                    <w:tcW w:w="3145" w:type="dxa"/>
                                  </w:tcPr>
                                  <w:p w14:paraId="398C6B7F" w14:textId="77777777" w:rsidR="00C11B81" w:rsidRPr="00D85F81" w:rsidRDefault="00C11B81" w:rsidP="00D10772">
                                    <w:pPr>
                                      <w:spacing w:after="0" w:afterAutospacing="0"/>
                                      <w:ind w:left="0" w:firstLine="0"/>
                                      <w:rPr>
                                        <w:b/>
                                      </w:rPr>
                                    </w:pPr>
                                    <w:r w:rsidRPr="00D85F81">
                                      <w:rPr>
                                        <w:b/>
                                      </w:rPr>
                                      <w:t>Dr Girma Azene</w:t>
                                    </w:r>
                                  </w:p>
                                  <w:p w14:paraId="5B04C253" w14:textId="77777777" w:rsidR="00C11B81" w:rsidRDefault="00C11B81" w:rsidP="00D10772">
                                    <w:pPr>
                                      <w:spacing w:after="0" w:afterAutospacing="0"/>
                                      <w:ind w:left="0" w:firstLine="0"/>
                                    </w:pPr>
                                    <w:r>
                                      <w:t>Head of Department of Planning &amp; Programming</w:t>
                                    </w:r>
                                  </w:p>
                                </w:tc>
                              </w:tr>
                              <w:tr w:rsidR="00C11B81" w14:paraId="5C699597" w14:textId="77777777" w:rsidTr="00D10772">
                                <w:tc>
                                  <w:tcPr>
                                    <w:tcW w:w="3145" w:type="dxa"/>
                                  </w:tcPr>
                                  <w:p w14:paraId="6C821531" w14:textId="77777777" w:rsidR="00C11B81" w:rsidRPr="00D85F81" w:rsidRDefault="00C11B81" w:rsidP="00D10772">
                                    <w:pPr>
                                      <w:spacing w:after="0" w:afterAutospacing="0"/>
                                      <w:ind w:left="0" w:firstLine="0"/>
                                      <w:rPr>
                                        <w:b/>
                                      </w:rPr>
                                    </w:pPr>
                                    <w:r w:rsidRPr="00D85F81">
                                      <w:rPr>
                                        <w:b/>
                                      </w:rPr>
                                      <w:t>Dr Eyob Kamil</w:t>
                                    </w:r>
                                  </w:p>
                                  <w:p w14:paraId="5573F422" w14:textId="77777777" w:rsidR="00C11B81" w:rsidRDefault="00C11B81" w:rsidP="00D10772">
                                    <w:pPr>
                                      <w:spacing w:after="0" w:afterAutospacing="0"/>
                                      <w:ind w:left="0" w:firstLine="0"/>
                                    </w:pPr>
                                    <w:r>
                                      <w:t>Bureau Head, Addis Ababa City Government Health Bureau</w:t>
                                    </w:r>
                                  </w:p>
                                </w:tc>
                              </w:tr>
                              <w:tr w:rsidR="00C11B81" w14:paraId="1D93F0F0" w14:textId="77777777" w:rsidTr="00D10772">
                                <w:tc>
                                  <w:tcPr>
                                    <w:tcW w:w="3145" w:type="dxa"/>
                                  </w:tcPr>
                                  <w:p w14:paraId="599CA882" w14:textId="77777777" w:rsidR="00C11B81" w:rsidRPr="00D85F81" w:rsidRDefault="00C11B81" w:rsidP="00D10772">
                                    <w:pPr>
                                      <w:spacing w:after="0" w:afterAutospacing="0"/>
                                      <w:ind w:left="0" w:firstLine="0"/>
                                      <w:rPr>
                                        <w:b/>
                                      </w:rPr>
                                    </w:pPr>
                                    <w:r w:rsidRPr="00D85F81">
                                      <w:rPr>
                                        <w:b/>
                                      </w:rPr>
                                      <w:t>Dr Tesfenesh Belay</w:t>
                                    </w:r>
                                  </w:p>
                                  <w:p w14:paraId="69F95738" w14:textId="77777777" w:rsidR="00C11B81" w:rsidRDefault="00C11B81" w:rsidP="00D10772">
                                    <w:pPr>
                                      <w:spacing w:after="0" w:afterAutospacing="0"/>
                                      <w:ind w:left="0" w:firstLine="0"/>
                                    </w:pPr>
                                    <w:r>
                                      <w:t>Head Family Health</w:t>
                                    </w:r>
                                  </w:p>
                                </w:tc>
                              </w:tr>
                              <w:tr w:rsidR="00C11B81" w14:paraId="36F981CC" w14:textId="77777777" w:rsidTr="00D10772">
                                <w:tc>
                                  <w:tcPr>
                                    <w:tcW w:w="3145" w:type="dxa"/>
                                  </w:tcPr>
                                  <w:p w14:paraId="4F8EE8C0" w14:textId="77777777" w:rsidR="00C11B81" w:rsidRPr="00D85F81" w:rsidRDefault="00C11B81" w:rsidP="00D10772">
                                    <w:pPr>
                                      <w:spacing w:after="0" w:afterAutospacing="0" w:line="259" w:lineRule="auto"/>
                                      <w:ind w:left="0" w:firstLine="0"/>
                                      <w:rPr>
                                        <w:b/>
                                      </w:rPr>
                                    </w:pPr>
                                    <w:r w:rsidRPr="00D85F81">
                                      <w:rPr>
                                        <w:b/>
                                      </w:rPr>
                                      <w:t>Dr Ato Yohannes Tadesse</w:t>
                                    </w:r>
                                  </w:p>
                                  <w:p w14:paraId="3883E51E" w14:textId="77777777" w:rsidR="00C11B81" w:rsidRDefault="00C11B81" w:rsidP="00D10772">
                                    <w:pPr>
                                      <w:spacing w:after="0" w:afterAutospacing="0" w:line="259" w:lineRule="auto"/>
                                      <w:ind w:left="0" w:firstLine="0"/>
                                    </w:pPr>
                                    <w:r>
                                      <w:t>Head of Training and Health Services</w:t>
                                    </w:r>
                                  </w:p>
                                </w:tc>
                              </w:tr>
                            </w:tbl>
                            <w:p w14:paraId="1CF5370B" w14:textId="77777777" w:rsidR="00C11B81" w:rsidRDefault="00C11B81" w:rsidP="003D4AD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FB626" id="Text Box 8" o:spid="_x0000_s1033" type="#_x0000_t202" style="position:absolute;margin-left:321.15pt;margin-top:2.65pt;width:171.1pt;height:24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" fillcolor="white [3201]" strokeweight=".5pt">
                  <v:textbox>
                    <w:txbxContent>
                      <w:tbl>
                        <w:tblPr>
                          <w:tblStyle w:val="TableGrid0"/>
                          <w:tblW w:w="3145" w:type="dxa"/>
                          <w:tblLook w:val="04A0" w:firstRow="1" w:lastRow="0" w:firstColumn="1" w:lastColumn="0" w:noHBand="0" w:noVBand="1"/>
                        </w:tblPr>
                        <w:tblGrid>
                          <w:gridCol w:w="3145"/>
                        </w:tblGrid>
                        <w:tr w:rsidR="00C11B81" w14:paraId="01C23AF3" w14:textId="77777777" w:rsidTr="00D10772">
                          <w:tc>
                            <w:tcPr>
                              <w:tcW w:w="3145" w:type="dxa"/>
                              <w:tcBorders>
                                <w:top w:val="nil"/>
                                <w:left w:val="nil"/>
                                <w:bottom w:val="single" w:sz="4" w:space="0" w:color="auto"/>
                                <w:right w:val="nil"/>
                              </w:tcBorders>
                            </w:tcPr>
                            <w:p w14:paraId="5999F113" w14:textId="77777777" w:rsidR="00C11B81" w:rsidRPr="00D85F81" w:rsidRDefault="00C11B81" w:rsidP="00D10772">
                              <w:pPr>
                                <w:spacing w:after="0" w:afterAutospacing="0"/>
                                <w:ind w:left="0" w:firstLine="0"/>
                                <w:jc w:val="center"/>
                                <w:rPr>
                                  <w:b/>
                                </w:rPr>
                              </w:pPr>
                              <w:r>
                                <w:rPr>
                                  <w:b/>
                                </w:rPr>
                                <w:t>Meeting Leaders</w:t>
                              </w:r>
                            </w:p>
                          </w:tc>
                        </w:tr>
                        <w:tr w:rsidR="00C11B81" w14:paraId="3F4AF456" w14:textId="77777777" w:rsidTr="00D10772">
                          <w:tc>
                            <w:tcPr>
                              <w:tcW w:w="3145" w:type="dxa"/>
                              <w:tcBorders>
                                <w:top w:val="single" w:sz="4" w:space="0" w:color="auto"/>
                              </w:tcBorders>
                            </w:tcPr>
                            <w:p w14:paraId="135C35FA" w14:textId="77777777" w:rsidR="00C11B81" w:rsidRPr="00D85F81" w:rsidRDefault="00C11B81" w:rsidP="00D10772">
                              <w:pPr>
                                <w:spacing w:after="0" w:afterAutospacing="0"/>
                                <w:ind w:left="0" w:firstLine="0"/>
                                <w:rPr>
                                  <w:b/>
                                </w:rPr>
                              </w:pPr>
                              <w:r w:rsidRPr="00D85F81">
                                <w:rPr>
                                  <w:b/>
                                </w:rPr>
                                <w:t>Dr Tedros</w:t>
                              </w:r>
                            </w:p>
                            <w:p w14:paraId="538F660D" w14:textId="77777777" w:rsidR="00C11B81" w:rsidRDefault="00C11B81" w:rsidP="00D10772">
                              <w:pPr>
                                <w:spacing w:after="0" w:afterAutospacing="0"/>
                                <w:ind w:left="0" w:firstLine="0"/>
                              </w:pPr>
                              <w:r>
                                <w:t>State Health Minister</w:t>
                              </w:r>
                            </w:p>
                          </w:tc>
                        </w:tr>
                        <w:tr w:rsidR="00C11B81" w14:paraId="609FC62A" w14:textId="77777777" w:rsidTr="00D10772">
                          <w:tc>
                            <w:tcPr>
                              <w:tcW w:w="3145" w:type="dxa"/>
                            </w:tcPr>
                            <w:p w14:paraId="398C6B7F" w14:textId="77777777" w:rsidR="00C11B81" w:rsidRPr="00D85F81" w:rsidRDefault="00C11B81" w:rsidP="00D10772">
                              <w:pPr>
                                <w:spacing w:after="0" w:afterAutospacing="0"/>
                                <w:ind w:left="0" w:firstLine="0"/>
                                <w:rPr>
                                  <w:b/>
                                </w:rPr>
                              </w:pPr>
                              <w:r w:rsidRPr="00D85F81">
                                <w:rPr>
                                  <w:b/>
                                </w:rPr>
                                <w:t>Dr Girma Azene</w:t>
                              </w:r>
                            </w:p>
                            <w:p w14:paraId="5B04C253" w14:textId="77777777" w:rsidR="00C11B81" w:rsidRDefault="00C11B81" w:rsidP="00D10772">
                              <w:pPr>
                                <w:spacing w:after="0" w:afterAutospacing="0"/>
                                <w:ind w:left="0" w:firstLine="0"/>
                              </w:pPr>
                              <w:r>
                                <w:t>Head of Department of Planning &amp; Programming</w:t>
                              </w:r>
                            </w:p>
                          </w:tc>
                        </w:tr>
                        <w:tr w:rsidR="00C11B81" w14:paraId="5C699597" w14:textId="77777777" w:rsidTr="00D10772">
                          <w:tc>
                            <w:tcPr>
                              <w:tcW w:w="3145" w:type="dxa"/>
                            </w:tcPr>
                            <w:p w14:paraId="6C821531" w14:textId="77777777" w:rsidR="00C11B81" w:rsidRPr="00D85F81" w:rsidRDefault="00C11B81" w:rsidP="00D10772">
                              <w:pPr>
                                <w:spacing w:after="0" w:afterAutospacing="0"/>
                                <w:ind w:left="0" w:firstLine="0"/>
                                <w:rPr>
                                  <w:b/>
                                </w:rPr>
                              </w:pPr>
                              <w:r w:rsidRPr="00D85F81">
                                <w:rPr>
                                  <w:b/>
                                </w:rPr>
                                <w:t>Dr Eyob Kamil</w:t>
                              </w:r>
                            </w:p>
                            <w:p w14:paraId="5573F422" w14:textId="77777777" w:rsidR="00C11B81" w:rsidRDefault="00C11B81" w:rsidP="00D10772">
                              <w:pPr>
                                <w:spacing w:after="0" w:afterAutospacing="0"/>
                                <w:ind w:left="0" w:firstLine="0"/>
                              </w:pPr>
                              <w:r>
                                <w:t>Bureau Head, Addis Ababa City Government Health Bureau</w:t>
                              </w:r>
                            </w:p>
                          </w:tc>
                        </w:tr>
                        <w:tr w:rsidR="00C11B81" w14:paraId="1D93F0F0" w14:textId="77777777" w:rsidTr="00D10772">
                          <w:tc>
                            <w:tcPr>
                              <w:tcW w:w="3145" w:type="dxa"/>
                            </w:tcPr>
                            <w:p w14:paraId="599CA882" w14:textId="77777777" w:rsidR="00C11B81" w:rsidRPr="00D85F81" w:rsidRDefault="00C11B81" w:rsidP="00D10772">
                              <w:pPr>
                                <w:spacing w:after="0" w:afterAutospacing="0"/>
                                <w:ind w:left="0" w:firstLine="0"/>
                                <w:rPr>
                                  <w:b/>
                                </w:rPr>
                              </w:pPr>
                              <w:r w:rsidRPr="00D85F81">
                                <w:rPr>
                                  <w:b/>
                                </w:rPr>
                                <w:t>Dr Tesfenesh Belay</w:t>
                              </w:r>
                            </w:p>
                            <w:p w14:paraId="69F95738" w14:textId="77777777" w:rsidR="00C11B81" w:rsidRDefault="00C11B81" w:rsidP="00D10772">
                              <w:pPr>
                                <w:spacing w:after="0" w:afterAutospacing="0"/>
                                <w:ind w:left="0" w:firstLine="0"/>
                              </w:pPr>
                              <w:r>
                                <w:t>Head Family Health</w:t>
                              </w:r>
                            </w:p>
                          </w:tc>
                        </w:tr>
                        <w:tr w:rsidR="00C11B81" w14:paraId="36F981CC" w14:textId="77777777" w:rsidTr="00D10772">
                          <w:tc>
                            <w:tcPr>
                              <w:tcW w:w="3145" w:type="dxa"/>
                            </w:tcPr>
                            <w:p w14:paraId="4F8EE8C0" w14:textId="77777777" w:rsidR="00C11B81" w:rsidRPr="00D85F81" w:rsidRDefault="00C11B81" w:rsidP="00D10772">
                              <w:pPr>
                                <w:spacing w:after="0" w:afterAutospacing="0" w:line="259" w:lineRule="auto"/>
                                <w:ind w:left="0" w:firstLine="0"/>
                                <w:rPr>
                                  <w:b/>
                                </w:rPr>
                              </w:pPr>
                              <w:r w:rsidRPr="00D85F81">
                                <w:rPr>
                                  <w:b/>
                                </w:rPr>
                                <w:t>Dr Ato Yohannes Tadesse</w:t>
                              </w:r>
                            </w:p>
                            <w:p w14:paraId="3883E51E" w14:textId="77777777" w:rsidR="00C11B81" w:rsidRDefault="00C11B81" w:rsidP="00D10772">
                              <w:pPr>
                                <w:spacing w:after="0" w:afterAutospacing="0" w:line="259" w:lineRule="auto"/>
                                <w:ind w:left="0" w:firstLine="0"/>
                              </w:pPr>
                              <w:r>
                                <w:t>Head of Training and Health Services</w:t>
                              </w:r>
                            </w:p>
                          </w:tc>
                        </w:tr>
                      </w:tbl>
                      <w:p w14:paraId="1CF5370B" w14:textId="77777777" w:rsidR="00C11B81" w:rsidRDefault="00C11B81" w:rsidP="003D4AD9">
                        <w:pPr>
                          <w:ind w:left="0"/>
                        </w:pPr>
                      </w:p>
                    </w:txbxContent>
                  </v:textbox>
                  <w10:wrap type="square"/>
                </v:shape>
              </w:pict>
            </mc:Fallback>
          </mc:AlternateContent>
        </w:r>
        <w:r>
          <w:t xml:space="preserve">Discussions to address the reduction of high maternal mortality, led to the following consensus: </w:t>
        </w:r>
      </w:ins>
    </w:p>
    <w:p w14:paraId="4538A607" w14:textId="77777777" w:rsidR="003D4AD9" w:rsidRDefault="003D4AD9" w:rsidP="003D4AD9">
      <w:pPr>
        <w:numPr>
          <w:ilvl w:val="0"/>
          <w:numId w:val="32"/>
        </w:numPr>
        <w:ind w:left="900" w:right="918"/>
        <w:rPr>
          <w:ins w:id="1892" w:author="Spencer Swartz" w:date="2017-02-22T10:03:00Z"/>
        </w:rPr>
      </w:pPr>
      <w:ins w:id="1893" w:author="Spencer Swartz" w:date="2017-02-22T10:03:00Z">
        <w:r>
          <w:t xml:space="preserve">Health centers have the following problems: </w:t>
        </w:r>
      </w:ins>
    </w:p>
    <w:p w14:paraId="29463FC6" w14:textId="77777777" w:rsidR="003D4AD9" w:rsidRDefault="003D4AD9" w:rsidP="003D4AD9">
      <w:pPr>
        <w:numPr>
          <w:ilvl w:val="1"/>
          <w:numId w:val="32"/>
        </w:numPr>
        <w:ind w:left="1530" w:right="918"/>
        <w:rPr>
          <w:ins w:id="1894" w:author="Spencer Swartz" w:date="2017-02-22T10:03:00Z"/>
        </w:rPr>
      </w:pPr>
      <w:ins w:id="1895" w:author="Spencer Swartz" w:date="2017-02-22T10:03:00Z">
        <w:r>
          <w:t xml:space="preserve">lack of specialists (surgeons, obstetrics, anesthetists) </w:t>
        </w:r>
      </w:ins>
    </w:p>
    <w:p w14:paraId="0709519F" w14:textId="77777777" w:rsidR="003D4AD9" w:rsidRDefault="003D4AD9" w:rsidP="003D4AD9">
      <w:pPr>
        <w:numPr>
          <w:ilvl w:val="1"/>
          <w:numId w:val="32"/>
        </w:numPr>
        <w:ind w:left="1530" w:right="918"/>
        <w:rPr>
          <w:ins w:id="1896" w:author="Spencer Swartz" w:date="2017-02-22T10:03:00Z"/>
        </w:rPr>
      </w:pPr>
      <w:ins w:id="1897" w:author="Spencer Swartz" w:date="2017-02-22T10:03:00Z">
        <w:r>
          <w:t xml:space="preserve">Inadequate training to perform emergency surgical procedures safely for trauma, pregnancy related complications and anesthesia.  </w:t>
        </w:r>
      </w:ins>
    </w:p>
    <w:p w14:paraId="0B8CE734" w14:textId="77777777" w:rsidR="003D4AD9" w:rsidRDefault="003D4AD9" w:rsidP="003D4AD9">
      <w:pPr>
        <w:numPr>
          <w:ilvl w:val="1"/>
          <w:numId w:val="32"/>
        </w:numPr>
        <w:ind w:left="1530" w:right="918"/>
        <w:rPr>
          <w:ins w:id="1898" w:author="Spencer Swartz" w:date="2017-02-22T10:03:00Z"/>
        </w:rPr>
      </w:pPr>
      <w:ins w:id="1899" w:author="Spencer Swartz" w:date="2017-02-22T10:03:00Z">
        <w:r>
          <w:t xml:space="preserve">lack of basic emergency equipment linked to the emergency surgical procedures </w:t>
        </w:r>
      </w:ins>
    </w:p>
    <w:p w14:paraId="378E7056" w14:textId="77777777" w:rsidR="003D4AD9" w:rsidRDefault="003D4AD9" w:rsidP="003D4AD9">
      <w:pPr>
        <w:numPr>
          <w:ilvl w:val="1"/>
          <w:numId w:val="32"/>
        </w:numPr>
        <w:ind w:left="1530" w:right="918"/>
        <w:rPr>
          <w:ins w:id="1900" w:author="Spencer Swartz" w:date="2017-02-22T10:03:00Z"/>
        </w:rPr>
      </w:pPr>
      <w:ins w:id="1901" w:author="Spencer Swartz" w:date="2017-02-22T10:03:00Z">
        <w:r>
          <w:t xml:space="preserve">inadequate training in use, maintenance and procurement of basic emergency equipment </w:t>
        </w:r>
      </w:ins>
    </w:p>
    <w:p w14:paraId="6E7860CA" w14:textId="77777777" w:rsidR="003D4AD9" w:rsidRDefault="003D4AD9" w:rsidP="003D4AD9">
      <w:pPr>
        <w:numPr>
          <w:ilvl w:val="1"/>
          <w:numId w:val="32"/>
        </w:numPr>
        <w:ind w:left="1530" w:right="918"/>
        <w:rPr>
          <w:ins w:id="1902" w:author="Spencer Swartz" w:date="2017-02-22T10:03:00Z"/>
        </w:rPr>
      </w:pPr>
      <w:ins w:id="1903" w:author="Spencer Swartz" w:date="2017-02-22T10:03:00Z">
        <w:r>
          <w:t xml:space="preserve">lack of standard protocols  </w:t>
        </w:r>
      </w:ins>
    </w:p>
    <w:p w14:paraId="1B262583" w14:textId="77777777" w:rsidR="003D4AD9" w:rsidRDefault="003D4AD9" w:rsidP="003D4AD9">
      <w:pPr>
        <w:numPr>
          <w:ilvl w:val="1"/>
          <w:numId w:val="32"/>
        </w:numPr>
        <w:ind w:left="1530" w:right="918"/>
        <w:rPr>
          <w:ins w:id="1904" w:author="Spencer Swartz" w:date="2017-02-22T10:03:00Z"/>
        </w:rPr>
      </w:pPr>
      <w:ins w:id="1905" w:author="Spencer Swartz" w:date="2017-02-22T10:03:00Z">
        <w:r>
          <w:t xml:space="preserve">lack of coordination with the vertical programs in cross cutting issues </w:t>
        </w:r>
      </w:ins>
    </w:p>
    <w:p w14:paraId="2179DD72" w14:textId="77777777" w:rsidR="003D4AD9" w:rsidRDefault="003D4AD9" w:rsidP="003D4AD9">
      <w:pPr>
        <w:numPr>
          <w:ilvl w:val="0"/>
          <w:numId w:val="32"/>
        </w:numPr>
        <w:ind w:left="810" w:right="918"/>
        <w:rPr>
          <w:ins w:id="1906" w:author="Spencer Swartz" w:date="2017-02-22T10:03:00Z"/>
        </w:rPr>
      </w:pPr>
      <w:ins w:id="1907" w:author="Spencer Swartz" w:date="2017-02-22T10:03:00Z">
        <w:r>
          <w:t xml:space="preserve">the Ministry of Health is in the process of planning to post at least 2 health officers at every health center. To expedite the process more health officers (5000) will be trained within a few years, starting in October 2005, rather than waiting to increase the number in 2015. A WHO coordinated training of trainers would be beneficial prior to the start of the health officers training course. </w:t>
        </w:r>
      </w:ins>
    </w:p>
    <w:p w14:paraId="5B31237F" w14:textId="77777777" w:rsidR="003D4AD9" w:rsidRDefault="003D4AD9" w:rsidP="003D4AD9">
      <w:pPr>
        <w:numPr>
          <w:ilvl w:val="0"/>
          <w:numId w:val="32"/>
        </w:numPr>
        <w:ind w:left="810" w:right="918"/>
        <w:rPr>
          <w:ins w:id="1908" w:author="Spencer Swartz" w:date="2017-02-22T10:03:00Z"/>
        </w:rPr>
      </w:pPr>
      <w:ins w:id="1909" w:author="Spencer Swartz" w:date="2017-02-22T10:03:00Z">
        <w:r>
          <w:t xml:space="preserve">Train health officers in emergency obstetric care will begin, which includes emergency surgical procedures and anesthesia. These interventions will result in health officers becoming more confident to perform basic emergency surgical and anesthetic procedures. the hope is this will decrease the referrals and over load of emergencies within these referral hospitals.   </w:t>
        </w:r>
      </w:ins>
    </w:p>
    <w:p w14:paraId="072BAB1D" w14:textId="77777777" w:rsidR="003D4AD9" w:rsidRDefault="003D4AD9" w:rsidP="003D4AD9">
      <w:pPr>
        <w:numPr>
          <w:ilvl w:val="0"/>
          <w:numId w:val="32"/>
        </w:numPr>
        <w:ind w:left="810" w:right="918"/>
        <w:rPr>
          <w:ins w:id="1910" w:author="Spencer Swartz" w:date="2017-02-22T10:03:00Z"/>
        </w:rPr>
      </w:pPr>
      <w:ins w:id="1911" w:author="Spencer Swartz" w:date="2017-02-22T10:03:00Z">
        <w:r>
          <w:t>Collaboration with other partners such as SIDA, UNICEF; UNFPA, Japan, World Bank, GTZ, for a coordinated comprehensive approach to reduce the high maternal mortality in Ethiopia will also begin.</w:t>
        </w:r>
      </w:ins>
    </w:p>
    <w:p w14:paraId="31502132" w14:textId="77777777" w:rsidR="003D4AD9" w:rsidRDefault="003D4AD9" w:rsidP="003D4AD9">
      <w:pPr>
        <w:pStyle w:val="Heading2"/>
        <w:rPr>
          <w:ins w:id="1912" w:author="Spencer Swartz" w:date="2017-02-22T10:03:00Z"/>
        </w:rPr>
      </w:pPr>
    </w:p>
    <w:p w14:paraId="6A1654B3" w14:textId="77777777" w:rsidR="003D4AD9" w:rsidRDefault="003D4AD9">
      <w:pPr>
        <w:pStyle w:val="Heading3"/>
        <w:rPr>
          <w:ins w:id="1913" w:author="Spencer Swartz" w:date="2017-02-22T10:03:00Z"/>
        </w:rPr>
        <w:pPrChange w:id="1914" w:author="Spencer Swartz" w:date="2017-02-22T10:03:00Z">
          <w:pPr>
            <w:pStyle w:val="Heading2"/>
          </w:pPr>
        </w:pPrChange>
      </w:pPr>
      <w:bookmarkStart w:id="1915" w:name="_Toc475557854"/>
      <w:ins w:id="1916" w:author="Spencer Swartz" w:date="2017-02-22T10:03:00Z">
        <w:r>
          <w:t>Meeting at South Nations Nationalities and Peoples Regional State Health Bureau</w:t>
        </w:r>
        <w:bookmarkEnd w:id="1915"/>
      </w:ins>
    </w:p>
    <w:p w14:paraId="75BC598D" w14:textId="77777777" w:rsidR="003D4AD9" w:rsidRDefault="003D4AD9" w:rsidP="003D4AD9">
      <w:pPr>
        <w:rPr>
          <w:ins w:id="1917" w:author="Spencer Swartz" w:date="2017-02-22T10:03:00Z"/>
        </w:rPr>
      </w:pPr>
      <w:ins w:id="1918" w:author="Spencer Swartz" w:date="2017-02-22T10:03:00Z">
        <w:r>
          <w:rPr>
            <w:b/>
            <w:noProof/>
          </w:rPr>
          <mc:AlternateContent>
            <mc:Choice Requires="wps">
              <w:drawing>
                <wp:anchor distT="0" distB="0" distL="114300" distR="114300" simplePos="0" relativeHeight="251677696" behindDoc="0" locked="0" layoutInCell="1" allowOverlap="1" wp14:anchorId="26F8B99D" wp14:editId="2EF57129">
                  <wp:simplePos x="0" y="0"/>
                  <wp:positionH relativeFrom="column">
                    <wp:posOffset>4160520</wp:posOffset>
                  </wp:positionH>
                  <wp:positionV relativeFrom="paragraph">
                    <wp:posOffset>50800</wp:posOffset>
                  </wp:positionV>
                  <wp:extent cx="2172970" cy="2091690"/>
                  <wp:effectExtent l="0" t="0" r="17780" b="22860"/>
                  <wp:wrapSquare wrapText="bothSides"/>
                  <wp:docPr id="9" name="Text Box 9"/>
                  <wp:cNvGraphicFramePr/>
                  <a:graphic xmlns:a="http://schemas.openxmlformats.org/drawingml/2006/main">
                    <a:graphicData uri="http://schemas.microsoft.com/office/word/2010/wordprocessingShape">
                      <wps:wsp>
                        <wps:cNvSpPr txBox="1"/>
                        <wps:spPr>
                          <a:xfrm>
                            <a:off x="0" y="0"/>
                            <a:ext cx="2172970" cy="2091690"/>
                          </a:xfrm>
                          <a:prstGeom prst="rect">
                            <a:avLst/>
                          </a:prstGeom>
                          <a:solidFill>
                            <a:schemeClr val="lt1"/>
                          </a:solidFill>
                          <a:ln w="6350">
                            <a:solidFill>
                              <a:prstClr val="black"/>
                            </a:solidFill>
                          </a:ln>
                        </wps:spPr>
                        <wps:txbx>
                          <w:txbxContent>
                            <w:tbl>
                              <w:tblPr>
                                <w:tblStyle w:val="TableGrid0"/>
                                <w:tblW w:w="3145" w:type="dxa"/>
                                <w:tblLook w:val="04A0" w:firstRow="1" w:lastRow="0" w:firstColumn="1" w:lastColumn="0" w:noHBand="0" w:noVBand="1"/>
                              </w:tblPr>
                              <w:tblGrid>
                                <w:gridCol w:w="3145"/>
                              </w:tblGrid>
                              <w:tr w:rsidR="00C11B81" w14:paraId="77FF9FE2" w14:textId="77777777" w:rsidTr="00D10772">
                                <w:tc>
                                  <w:tcPr>
                                    <w:tcW w:w="3145" w:type="dxa"/>
                                    <w:tcBorders>
                                      <w:top w:val="nil"/>
                                      <w:left w:val="nil"/>
                                      <w:bottom w:val="single" w:sz="4" w:space="0" w:color="auto"/>
                                      <w:right w:val="nil"/>
                                    </w:tcBorders>
                                  </w:tcPr>
                                  <w:p w14:paraId="61D65ECC" w14:textId="77777777" w:rsidR="00C11B81" w:rsidRPr="00D85F81" w:rsidRDefault="00C11B81" w:rsidP="00D10772">
                                    <w:pPr>
                                      <w:spacing w:after="0" w:afterAutospacing="0"/>
                                      <w:ind w:left="0" w:firstLine="0"/>
                                      <w:jc w:val="center"/>
                                      <w:rPr>
                                        <w:b/>
                                      </w:rPr>
                                    </w:pPr>
                                    <w:r>
                                      <w:rPr>
                                        <w:b/>
                                      </w:rPr>
                                      <w:t>Meeting Leaders</w:t>
                                    </w:r>
                                  </w:p>
                                </w:tc>
                              </w:tr>
                              <w:tr w:rsidR="00C11B81" w14:paraId="6CEC330F" w14:textId="77777777" w:rsidTr="00D3224F">
                                <w:tc>
                                  <w:tcPr>
                                    <w:tcW w:w="3145" w:type="dxa"/>
                                    <w:tcBorders>
                                      <w:top w:val="single" w:sz="4" w:space="0" w:color="auto"/>
                                    </w:tcBorders>
                                  </w:tcPr>
                                  <w:p w14:paraId="24A590E6" w14:textId="77777777" w:rsidR="00C11B81" w:rsidRDefault="00C11B81">
                                    <w:pPr>
                                      <w:spacing w:after="0" w:afterAutospacing="0"/>
                                      <w:ind w:left="0" w:firstLine="0"/>
                                    </w:pPr>
                                    <w:r>
                                      <w:t>Dr Shiferaw</w:t>
                                    </w:r>
                                  </w:p>
                                  <w:p w14:paraId="7EB47B54" w14:textId="77777777" w:rsidR="00C11B81" w:rsidRPr="00D85F81" w:rsidRDefault="00C11B81">
                                    <w:pPr>
                                      <w:spacing w:after="0" w:afterAutospacing="0"/>
                                      <w:ind w:left="0" w:firstLine="0"/>
                                      <w:rPr>
                                        <w:b/>
                                      </w:rPr>
                                    </w:pPr>
                                    <w:r>
                                      <w:t>Head, Regional Health Bureau</w:t>
                                    </w:r>
                                  </w:p>
                                </w:tc>
                              </w:tr>
                              <w:tr w:rsidR="00C11B81" w14:paraId="24A0E363" w14:textId="77777777" w:rsidTr="00D10772">
                                <w:tc>
                                  <w:tcPr>
                                    <w:tcW w:w="3145" w:type="dxa"/>
                                    <w:tcBorders>
                                      <w:top w:val="single" w:sz="4" w:space="0" w:color="auto"/>
                                    </w:tcBorders>
                                  </w:tcPr>
                                  <w:p w14:paraId="3C6FB5DE" w14:textId="77777777" w:rsidR="00C11B81" w:rsidRDefault="00C11B81" w:rsidP="00D10772">
                                    <w:pPr>
                                      <w:spacing w:after="0" w:afterAutospacing="0"/>
                                      <w:ind w:left="0" w:firstLine="0"/>
                                    </w:pPr>
                                    <w:r w:rsidRPr="00D85F81">
                                      <w:rPr>
                                        <w:b/>
                                      </w:rPr>
                                      <w:t>Dr Sunirmal Ghosh</w:t>
                                    </w:r>
                                    <w:r w:rsidRPr="0094579C">
                                      <w:t xml:space="preserve"> </w:t>
                                    </w:r>
                                    <w:r>
                                      <w:t>Consultant Surgeon, Tropical Health Education Trust (THET), U.K.</w:t>
                                    </w:r>
                                  </w:p>
                                </w:tc>
                              </w:tr>
                              <w:tr w:rsidR="00C11B81" w14:paraId="72B3D154" w14:textId="77777777" w:rsidTr="00D10772">
                                <w:tc>
                                  <w:tcPr>
                                    <w:tcW w:w="3145" w:type="dxa"/>
                                  </w:tcPr>
                                  <w:p w14:paraId="4B40095B" w14:textId="77777777" w:rsidR="00C11B81" w:rsidRDefault="00C11B81" w:rsidP="00D10772">
                                    <w:pPr>
                                      <w:spacing w:after="0" w:afterAutospacing="0"/>
                                      <w:ind w:left="0" w:firstLine="0"/>
                                    </w:pPr>
                                    <w:r w:rsidRPr="00D85F81">
                                      <w:rPr>
                                        <w:b/>
                                      </w:rPr>
                                      <w:t>Dr Aberra Medical Director</w:t>
                                    </w:r>
                                    <w:r>
                                      <w:t xml:space="preserve"> Debub University Referral Hospital, Awassa</w:t>
                                    </w:r>
                                  </w:p>
                                </w:tc>
                              </w:tr>
                            </w:tbl>
                            <w:p w14:paraId="77728B95" w14:textId="77777777" w:rsidR="00C11B81" w:rsidRDefault="00C11B81" w:rsidP="003D4AD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B99D" id="Text Box 9" o:spid="_x0000_s1034" type="#_x0000_t202" style="position:absolute;left:0;text-align:left;margin-left:327.6pt;margin-top:4pt;width:171.1pt;height:164.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" fillcolor="white [3201]" strokeweight=".5pt">
                  <v:textbox>
                    <w:txbxContent>
                      <w:tbl>
                        <w:tblPr>
                          <w:tblStyle w:val="TableGrid0"/>
                          <w:tblW w:w="3145" w:type="dxa"/>
                          <w:tblLook w:val="04A0" w:firstRow="1" w:lastRow="0" w:firstColumn="1" w:lastColumn="0" w:noHBand="0" w:noVBand="1"/>
                        </w:tblPr>
                        <w:tblGrid>
                          <w:gridCol w:w="3145"/>
                        </w:tblGrid>
                        <w:tr w:rsidR="00C11B81" w14:paraId="77FF9FE2" w14:textId="77777777" w:rsidTr="00D10772">
                          <w:tc>
                            <w:tcPr>
                              <w:tcW w:w="3145" w:type="dxa"/>
                              <w:tcBorders>
                                <w:top w:val="nil"/>
                                <w:left w:val="nil"/>
                                <w:bottom w:val="single" w:sz="4" w:space="0" w:color="auto"/>
                                <w:right w:val="nil"/>
                              </w:tcBorders>
                            </w:tcPr>
                            <w:p w14:paraId="61D65ECC" w14:textId="77777777" w:rsidR="00C11B81" w:rsidRPr="00D85F81" w:rsidRDefault="00C11B81" w:rsidP="00D10772">
                              <w:pPr>
                                <w:spacing w:after="0" w:afterAutospacing="0"/>
                                <w:ind w:left="0" w:firstLine="0"/>
                                <w:jc w:val="center"/>
                                <w:rPr>
                                  <w:b/>
                                </w:rPr>
                              </w:pPr>
                              <w:r>
                                <w:rPr>
                                  <w:b/>
                                </w:rPr>
                                <w:t>Meeting Leaders</w:t>
                              </w:r>
                            </w:p>
                          </w:tc>
                        </w:tr>
                        <w:tr w:rsidR="00C11B81" w14:paraId="6CEC330F" w14:textId="77777777" w:rsidTr="00D3224F">
                          <w:tc>
                            <w:tcPr>
                              <w:tcW w:w="3145" w:type="dxa"/>
                              <w:tcBorders>
                                <w:top w:val="single" w:sz="4" w:space="0" w:color="auto"/>
                              </w:tcBorders>
                            </w:tcPr>
                            <w:p w14:paraId="24A590E6" w14:textId="77777777" w:rsidR="00C11B81" w:rsidRDefault="00C11B81">
                              <w:pPr>
                                <w:spacing w:after="0" w:afterAutospacing="0"/>
                                <w:ind w:left="0" w:firstLine="0"/>
                              </w:pPr>
                              <w:r>
                                <w:t>Dr Shiferaw</w:t>
                              </w:r>
                            </w:p>
                            <w:p w14:paraId="7EB47B54" w14:textId="77777777" w:rsidR="00C11B81" w:rsidRPr="00D85F81" w:rsidRDefault="00C11B81">
                              <w:pPr>
                                <w:spacing w:after="0" w:afterAutospacing="0"/>
                                <w:ind w:left="0" w:firstLine="0"/>
                                <w:rPr>
                                  <w:b/>
                                </w:rPr>
                              </w:pPr>
                              <w:r>
                                <w:t>Head, Regional Health Bureau</w:t>
                              </w:r>
                            </w:p>
                          </w:tc>
                        </w:tr>
                        <w:tr w:rsidR="00C11B81" w14:paraId="24A0E363" w14:textId="77777777" w:rsidTr="00D10772">
                          <w:tc>
                            <w:tcPr>
                              <w:tcW w:w="3145" w:type="dxa"/>
                              <w:tcBorders>
                                <w:top w:val="single" w:sz="4" w:space="0" w:color="auto"/>
                              </w:tcBorders>
                            </w:tcPr>
                            <w:p w14:paraId="3C6FB5DE" w14:textId="77777777" w:rsidR="00C11B81" w:rsidRDefault="00C11B81" w:rsidP="00D10772">
                              <w:pPr>
                                <w:spacing w:after="0" w:afterAutospacing="0"/>
                                <w:ind w:left="0" w:firstLine="0"/>
                              </w:pPr>
                              <w:r w:rsidRPr="00D85F81">
                                <w:rPr>
                                  <w:b/>
                                </w:rPr>
                                <w:t>Dr Sunirmal Ghosh</w:t>
                              </w:r>
                              <w:r w:rsidRPr="0094579C">
                                <w:t xml:space="preserve"> </w:t>
                              </w:r>
                              <w:r>
                                <w:t>Consultant Surgeon, Tropical Health Education Trust (THET), U.K.</w:t>
                              </w:r>
                            </w:p>
                          </w:tc>
                        </w:tr>
                        <w:tr w:rsidR="00C11B81" w14:paraId="72B3D154" w14:textId="77777777" w:rsidTr="00D10772">
                          <w:tc>
                            <w:tcPr>
                              <w:tcW w:w="3145" w:type="dxa"/>
                            </w:tcPr>
                            <w:p w14:paraId="4B40095B" w14:textId="77777777" w:rsidR="00C11B81" w:rsidRDefault="00C11B81" w:rsidP="00D10772">
                              <w:pPr>
                                <w:spacing w:after="0" w:afterAutospacing="0"/>
                                <w:ind w:left="0" w:firstLine="0"/>
                              </w:pPr>
                              <w:r w:rsidRPr="00D85F81">
                                <w:rPr>
                                  <w:b/>
                                </w:rPr>
                                <w:t>Dr Aberra Medical Director</w:t>
                              </w:r>
                              <w:r>
                                <w:t xml:space="preserve"> Debub University Referral Hospital, Awassa</w:t>
                              </w:r>
                            </w:p>
                          </w:tc>
                        </w:tr>
                      </w:tbl>
                      <w:p w14:paraId="77728B95" w14:textId="77777777" w:rsidR="00C11B81" w:rsidRDefault="00C11B81" w:rsidP="003D4AD9">
                        <w:pPr>
                          <w:ind w:left="0"/>
                        </w:pPr>
                      </w:p>
                    </w:txbxContent>
                  </v:textbox>
                  <w10:wrap type="square"/>
                </v:shape>
              </w:pict>
            </mc:Fallback>
          </mc:AlternateContent>
        </w:r>
        <w:r>
          <w:t>The following issues and plans were discussed:</w:t>
        </w:r>
      </w:ins>
    </w:p>
    <w:p w14:paraId="55C46018" w14:textId="77777777" w:rsidR="003D4AD9" w:rsidRDefault="003D4AD9" w:rsidP="003D4AD9">
      <w:pPr>
        <w:pStyle w:val="ListParagraph"/>
        <w:numPr>
          <w:ilvl w:val="0"/>
          <w:numId w:val="33"/>
        </w:numPr>
        <w:ind w:right="14"/>
        <w:rPr>
          <w:ins w:id="1919" w:author="Spencer Swartz" w:date="2017-02-22T10:03:00Z"/>
        </w:rPr>
      </w:pPr>
      <w:ins w:id="1920" w:author="Spencer Swartz" w:date="2017-02-22T10:03:00Z">
        <w:r>
          <w:t xml:space="preserve">Expansion of the Existing Health Science Colleges such as three midlevel diploma graduating colleges namely Awassa Health Science College, Arbaminch Health Science College, and Hosanna Health Science College have been reorganized </w:t>
        </w:r>
        <w:r w:rsidRPr="0094579C">
          <w:rPr>
            <w:b/>
          </w:rPr>
          <w:t xml:space="preserve"> </w:t>
        </w:r>
      </w:ins>
    </w:p>
    <w:p w14:paraId="69A76BE2" w14:textId="77777777" w:rsidR="003D4AD9" w:rsidRDefault="003D4AD9" w:rsidP="003D4AD9">
      <w:pPr>
        <w:pStyle w:val="ListParagraph"/>
        <w:numPr>
          <w:ilvl w:val="0"/>
          <w:numId w:val="33"/>
        </w:numPr>
        <w:ind w:right="14"/>
        <w:rPr>
          <w:ins w:id="1921" w:author="Spencer Swartz" w:date="2017-02-22T10:03:00Z"/>
        </w:rPr>
      </w:pPr>
      <w:ins w:id="1922" w:author="Spencer Swartz" w:date="2017-02-22T10:03:00Z">
        <w:r>
          <w:t xml:space="preserve">Upgrading of Health Assistants into Clinical Nurses to improve the capacity levels of different professionals through in-service training in different colleges, universities, and hospitals. Specifically, health bureau intended to upgrade all health assistants to midlevel clinical nurses in the short run. </w:t>
        </w:r>
        <w:r w:rsidRPr="0094579C">
          <w:rPr>
            <w:b/>
          </w:rPr>
          <w:t xml:space="preserve"> </w:t>
        </w:r>
      </w:ins>
    </w:p>
    <w:p w14:paraId="56E29DE8" w14:textId="77777777" w:rsidR="003D4AD9" w:rsidRDefault="003D4AD9" w:rsidP="003D4AD9">
      <w:pPr>
        <w:pStyle w:val="ListParagraph"/>
        <w:numPr>
          <w:ilvl w:val="0"/>
          <w:numId w:val="33"/>
        </w:numPr>
        <w:ind w:right="14"/>
        <w:rPr>
          <w:ins w:id="1923" w:author="Spencer Swartz" w:date="2017-02-22T10:03:00Z"/>
        </w:rPr>
      </w:pPr>
      <w:ins w:id="1924" w:author="Spencer Swartz" w:date="2017-02-22T10:03:00Z">
        <w:r>
          <w:t>Emergency Obstetrics Skill Upgrading to build the capacity of the health worker in skill of Emergency obstetric care and support the health facilities with necessary vital or lifesaving emergency equipment in hospitals where there are no specialized professionals. The training team also includes clinical nurses so that they can acquire skills to provide anesthesia and assist in operative procedures. A total of 13 high volume health facilities are targeted to be included in this plan.</w:t>
        </w:r>
        <w:r w:rsidRPr="0094579C">
          <w:rPr>
            <w:b/>
          </w:rPr>
          <w:t xml:space="preserve"> </w:t>
        </w:r>
      </w:ins>
    </w:p>
    <w:p w14:paraId="4ED0C132" w14:textId="77777777" w:rsidR="003D4AD9" w:rsidRDefault="003D4AD9" w:rsidP="003D4AD9">
      <w:pPr>
        <w:pStyle w:val="ListParagraph"/>
        <w:numPr>
          <w:ilvl w:val="0"/>
          <w:numId w:val="33"/>
        </w:numPr>
        <w:ind w:right="14"/>
        <w:rPr>
          <w:ins w:id="1925" w:author="Spencer Swartz" w:date="2017-02-22T10:03:00Z"/>
        </w:rPr>
      </w:pPr>
      <w:ins w:id="1926" w:author="Spencer Swartz" w:date="2017-02-22T10:03:00Z">
        <w:r>
          <w:t xml:space="preserve">Distance Education </w:t>
        </w:r>
      </w:ins>
    </w:p>
    <w:p w14:paraId="399074EE" w14:textId="77777777" w:rsidR="003D4AD9" w:rsidRDefault="003D4AD9" w:rsidP="003D4AD9">
      <w:pPr>
        <w:pStyle w:val="ListParagraph"/>
        <w:numPr>
          <w:ilvl w:val="0"/>
          <w:numId w:val="33"/>
        </w:numPr>
        <w:ind w:right="14"/>
        <w:rPr>
          <w:ins w:id="1927" w:author="Spencer Swartz" w:date="2017-02-22T10:03:00Z"/>
        </w:rPr>
      </w:pPr>
      <w:ins w:id="1928" w:author="Spencer Swartz" w:date="2017-02-22T10:03:00Z">
        <w:r>
          <w:t xml:space="preserve">Logistics Improvement and Management Information System </w:t>
        </w:r>
      </w:ins>
    </w:p>
    <w:p w14:paraId="75E29929" w14:textId="77777777" w:rsidR="003D4AD9" w:rsidRDefault="003D4AD9" w:rsidP="003D4AD9">
      <w:pPr>
        <w:pStyle w:val="ListParagraph"/>
        <w:numPr>
          <w:ilvl w:val="0"/>
          <w:numId w:val="33"/>
        </w:numPr>
        <w:ind w:right="14"/>
        <w:rPr>
          <w:ins w:id="1929" w:author="Spencer Swartz" w:date="2017-02-22T10:03:00Z"/>
        </w:rPr>
      </w:pPr>
      <w:ins w:id="1930" w:author="Spencer Swartz" w:date="2017-02-22T10:03:00Z">
        <w:r>
          <w:t xml:space="preserve">The role of partners in the integration of WHO tools for training of health officers in SNNPR.  </w:t>
        </w:r>
      </w:ins>
    </w:p>
    <w:p w14:paraId="111ABDC6" w14:textId="77777777" w:rsidR="003D4AD9" w:rsidRDefault="003D4AD9" w:rsidP="003D4AD9">
      <w:pPr>
        <w:pStyle w:val="ListParagraph"/>
        <w:numPr>
          <w:ilvl w:val="0"/>
          <w:numId w:val="34"/>
        </w:numPr>
        <w:rPr>
          <w:ins w:id="1931" w:author="Spencer Swartz" w:date="2017-02-22T10:03:00Z"/>
        </w:rPr>
      </w:pPr>
      <w:ins w:id="1932" w:author="Spencer Swartz" w:date="2017-02-22T10:03:00Z">
        <w:r>
          <w:t xml:space="preserve">Increasing the number of health officers trained and modifying the present training curriculum, to not only to meet quantity but also quality.    </w:t>
        </w:r>
      </w:ins>
    </w:p>
    <w:p w14:paraId="49EEFC6B" w14:textId="77777777" w:rsidR="003D4AD9" w:rsidRDefault="003D4AD9" w:rsidP="003D4AD9">
      <w:pPr>
        <w:pStyle w:val="ListParagraph"/>
        <w:numPr>
          <w:ilvl w:val="0"/>
          <w:numId w:val="34"/>
        </w:numPr>
        <w:rPr>
          <w:ins w:id="1933" w:author="Spencer Swartz" w:date="2017-02-22T10:03:00Z"/>
        </w:rPr>
      </w:pPr>
      <w:ins w:id="1934" w:author="Spencer Swartz" w:date="2017-02-22T10:03:00Z">
        <w:r>
          <w:t xml:space="preserve">Regional Health Bureau will work in collaboration with the Health Science University to advise in the modification of training curriculum for health officers.  </w:t>
        </w:r>
      </w:ins>
    </w:p>
    <w:p w14:paraId="70566425" w14:textId="77777777" w:rsidR="003D4AD9" w:rsidRDefault="003D4AD9" w:rsidP="003D4AD9">
      <w:pPr>
        <w:pStyle w:val="ListParagraph"/>
        <w:numPr>
          <w:ilvl w:val="0"/>
          <w:numId w:val="34"/>
        </w:numPr>
        <w:rPr>
          <w:ins w:id="1935" w:author="Spencer Swartz" w:date="2017-02-22T10:03:00Z"/>
        </w:rPr>
      </w:pPr>
      <w:ins w:id="1936" w:author="Spencer Swartz" w:date="2017-02-22T10:03:00Z">
        <w:r>
          <w:t xml:space="preserve">Strengthening the practical skills of health officers through incorporation of WHO training materials in the existing THET basic emergency skills training course.  </w:t>
        </w:r>
      </w:ins>
    </w:p>
    <w:p w14:paraId="17B413E0" w14:textId="3D4CC006" w:rsidR="003D4AD9" w:rsidRPr="000B0FA2" w:rsidRDefault="003D4AD9">
      <w:pPr>
        <w:pPrChange w:id="1937" w:author="Spencer Swartz" w:date="2017-02-22T10:03:00Z">
          <w:pPr>
            <w:spacing w:after="10" w:line="249" w:lineRule="auto"/>
          </w:pPr>
        </w:pPrChange>
      </w:pPr>
      <w:ins w:id="1938" w:author="Spencer Swartz" w:date="2017-02-22T10:03:00Z">
        <w:r>
          <w:t>The non-specialist doctors, nurse anesthetists and health officers at the rural and primary healthcare facilities discussed that the training was often inadequate to give them the confidence to performing emergency surgical procedures, including anesthesia and use of equipment in the life threatening conditions in trauma, infection, and pregnancy related complications.</w:t>
        </w:r>
      </w:ins>
    </w:p>
    <w:p w14:paraId="5D02B156" w14:textId="316BE28A" w:rsidR="007A00CE" w:rsidDel="003321FD" w:rsidRDefault="00EF104A">
      <w:pPr>
        <w:spacing w:after="4" w:line="257" w:lineRule="auto"/>
        <w:ind w:left="0" w:right="435" w:firstLine="0"/>
        <w:rPr>
          <w:del w:id="1939" w:author="spencer.swartz@gmail.com" w:date="2017-02-19T20:54:00Z"/>
        </w:rPr>
        <w:pPrChange w:id="1940" w:author="spencer.swartz@gmail.com" w:date="2017-02-19T20:55:00Z">
          <w:pPr>
            <w:numPr>
              <w:numId w:val="11"/>
            </w:numPr>
            <w:spacing w:after="4" w:line="257" w:lineRule="auto"/>
            <w:ind w:left="851" w:right="435" w:hanging="360"/>
          </w:pPr>
        </w:pPrChange>
      </w:pPr>
      <w:del w:id="1941" w:author="spencer.swartz@gmail.com" w:date="2017-02-19T20:54:00Z">
        <w:r w:rsidDel="003321FD">
          <w:rPr>
            <w:sz w:val="20"/>
          </w:rPr>
          <w:delText xml:space="preserve">Annexe 1: Participants list </w:delText>
        </w:r>
      </w:del>
    </w:p>
    <w:p w14:paraId="4B5A0523" w14:textId="00EA6B4A" w:rsidR="007A00CE" w:rsidDel="003321FD" w:rsidRDefault="00EF104A">
      <w:pPr>
        <w:spacing w:after="4" w:line="257" w:lineRule="auto"/>
        <w:ind w:left="0" w:right="435" w:firstLine="0"/>
        <w:rPr>
          <w:del w:id="1942" w:author="spencer.swartz@gmail.com" w:date="2017-02-19T20:54:00Z"/>
        </w:rPr>
        <w:pPrChange w:id="1943" w:author="spencer.swartz@gmail.com" w:date="2017-02-19T20:55:00Z">
          <w:pPr>
            <w:numPr>
              <w:numId w:val="11"/>
            </w:numPr>
            <w:spacing w:after="4" w:line="257" w:lineRule="auto"/>
            <w:ind w:left="851" w:right="435" w:hanging="360"/>
          </w:pPr>
        </w:pPrChange>
      </w:pPr>
      <w:del w:id="1944" w:author="spencer.swartz@gmail.com" w:date="2017-02-19T20:54:00Z">
        <w:r w:rsidDel="003321FD">
          <w:rPr>
            <w:sz w:val="20"/>
          </w:rPr>
          <w:delText xml:space="preserve">Annexe 2: Program Agenda </w:delText>
        </w:r>
      </w:del>
    </w:p>
    <w:p w14:paraId="5783E1D6" w14:textId="19467A68" w:rsidR="007A00CE" w:rsidDel="00662FB0" w:rsidRDefault="00EF104A">
      <w:pPr>
        <w:spacing w:after="4" w:line="257" w:lineRule="auto"/>
        <w:ind w:left="0" w:right="435" w:firstLine="0"/>
        <w:rPr>
          <w:del w:id="1945" w:author="spencer.swartz@gmail.com" w:date="2017-02-19T20:39:00Z"/>
        </w:rPr>
        <w:pPrChange w:id="1946" w:author="spencer.swartz@gmail.com" w:date="2017-02-19T20:55:00Z">
          <w:pPr>
            <w:numPr>
              <w:numId w:val="11"/>
            </w:numPr>
            <w:spacing w:after="4" w:line="257" w:lineRule="auto"/>
            <w:ind w:left="851" w:right="435" w:hanging="360"/>
          </w:pPr>
        </w:pPrChange>
      </w:pPr>
      <w:del w:id="1947" w:author="spencer.swartz@gmail.com" w:date="2017-02-19T20:54:00Z">
        <w:r w:rsidDel="003321FD">
          <w:rPr>
            <w:sz w:val="20"/>
          </w:rPr>
          <w:delText xml:space="preserve">Annexe 3: Needs Assessment and Evaluation Form For Resource Limited Health Care Facility and  WHO Generic Essential Emergency Equipment List </w:delText>
        </w:r>
      </w:del>
    </w:p>
    <w:p w14:paraId="797BAB93" w14:textId="77777777" w:rsidR="007A00CE" w:rsidDel="00662FB0" w:rsidRDefault="00EF104A">
      <w:pPr>
        <w:spacing w:after="4" w:line="257" w:lineRule="auto"/>
        <w:ind w:left="0" w:right="435" w:firstLine="0"/>
        <w:rPr>
          <w:del w:id="1948" w:author="spencer.swartz@gmail.com" w:date="2017-02-19T20:39:00Z"/>
        </w:rPr>
        <w:pPrChange w:id="1949" w:author="spencer.swartz@gmail.com" w:date="2017-02-19T20:55:00Z">
          <w:pPr>
            <w:spacing w:after="0" w:line="259" w:lineRule="auto"/>
            <w:ind w:left="491" w:firstLine="0"/>
          </w:pPr>
        </w:pPrChange>
      </w:pPr>
      <w:del w:id="1950" w:author="spencer.swartz@gmail.com" w:date="2017-02-19T20:39:00Z">
        <w:r w:rsidRPr="00662FB0" w:rsidDel="00662FB0">
          <w:rPr>
            <w:sz w:val="20"/>
          </w:rPr>
          <w:delText xml:space="preserve"> </w:delText>
        </w:r>
      </w:del>
    </w:p>
    <w:p w14:paraId="187228A1" w14:textId="77777777" w:rsidR="007A00CE" w:rsidDel="00662FB0" w:rsidRDefault="00EF104A">
      <w:pPr>
        <w:spacing w:after="0" w:line="259" w:lineRule="auto"/>
        <w:ind w:left="0" w:firstLine="0"/>
        <w:rPr>
          <w:del w:id="1951" w:author="spencer.swartz@gmail.com" w:date="2017-02-19T20:39:00Z"/>
        </w:rPr>
        <w:pPrChange w:id="1952" w:author="spencer.swartz@gmail.com" w:date="2017-02-19T20:55:00Z">
          <w:pPr>
            <w:spacing w:after="0" w:line="259" w:lineRule="auto"/>
            <w:ind w:left="491" w:firstLine="0"/>
          </w:pPr>
        </w:pPrChange>
      </w:pPr>
      <w:del w:id="1953" w:author="spencer.swartz@gmail.com" w:date="2017-02-19T20:39:00Z">
        <w:r w:rsidDel="00662FB0">
          <w:rPr>
            <w:sz w:val="20"/>
          </w:rPr>
          <w:delText xml:space="preserve"> </w:delText>
        </w:r>
      </w:del>
    </w:p>
    <w:p w14:paraId="6E8D76A3" w14:textId="77777777" w:rsidR="007A00CE" w:rsidDel="00662FB0" w:rsidRDefault="00EF104A">
      <w:pPr>
        <w:spacing w:after="0" w:line="259" w:lineRule="auto"/>
        <w:ind w:left="0" w:firstLine="0"/>
        <w:rPr>
          <w:del w:id="1954" w:author="spencer.swartz@gmail.com" w:date="2017-02-19T20:39:00Z"/>
        </w:rPr>
        <w:pPrChange w:id="1955" w:author="spencer.swartz@gmail.com" w:date="2017-02-19T20:55:00Z">
          <w:pPr>
            <w:spacing w:after="0" w:line="259" w:lineRule="auto"/>
            <w:ind w:left="491" w:firstLine="0"/>
          </w:pPr>
        </w:pPrChange>
      </w:pPr>
      <w:del w:id="1956" w:author="spencer.swartz@gmail.com" w:date="2017-02-19T20:39:00Z">
        <w:r w:rsidDel="00662FB0">
          <w:rPr>
            <w:sz w:val="20"/>
          </w:rPr>
          <w:delText xml:space="preserve"> </w:delText>
        </w:r>
      </w:del>
    </w:p>
    <w:p w14:paraId="440D365D" w14:textId="1334764F" w:rsidR="007A00CE" w:rsidDel="00662FB0" w:rsidRDefault="00EF104A">
      <w:pPr>
        <w:spacing w:after="160" w:line="259" w:lineRule="auto"/>
        <w:ind w:left="0" w:right="435" w:firstLine="0"/>
        <w:rPr>
          <w:del w:id="1957" w:author="spencer.swartz@gmail.com" w:date="2017-02-19T20:39:00Z"/>
        </w:rPr>
        <w:pPrChange w:id="1958" w:author="spencer.swartz@gmail.com" w:date="2017-02-19T20:55:00Z">
          <w:pPr>
            <w:spacing w:after="0" w:line="259" w:lineRule="auto"/>
            <w:ind w:left="491" w:firstLine="0"/>
          </w:pPr>
        </w:pPrChange>
      </w:pPr>
      <w:del w:id="1959" w:author="spencer.swartz@gmail.com" w:date="2017-02-19T20:39:00Z">
        <w:r w:rsidRPr="00662FB0" w:rsidDel="00662FB0">
          <w:rPr>
            <w:sz w:val="20"/>
          </w:rPr>
          <w:delText xml:space="preserve"> </w:delText>
        </w:r>
      </w:del>
    </w:p>
    <w:p w14:paraId="65834759" w14:textId="557F6A77" w:rsidR="007A00CE" w:rsidRDefault="00EF104A">
      <w:pPr>
        <w:spacing w:after="160" w:line="259" w:lineRule="auto"/>
        <w:ind w:left="0" w:right="435" w:firstLine="0"/>
        <w:rPr>
          <w:ins w:id="1960" w:author="spencer.swartz@gmail.com" w:date="2017-02-19T20:15:00Z"/>
        </w:rPr>
        <w:pPrChange w:id="1961" w:author="spencer.swartz@gmail.com" w:date="2017-02-19T20:55:00Z">
          <w:pPr>
            <w:spacing w:after="0" w:line="241" w:lineRule="auto"/>
            <w:ind w:left="2854" w:right="918" w:firstLine="0"/>
            <w:jc w:val="right"/>
          </w:pPr>
        </w:pPrChange>
      </w:pPr>
      <w:del w:id="1962" w:author="spencer.swartz@gmail.com" w:date="2017-02-19T20:06:00Z">
        <w:r w:rsidRPr="00662FB0" w:rsidDel="006D0BCF">
          <w:rPr>
            <w:u w:color="000000"/>
          </w:rPr>
          <w:delText>Annexe 1</w:delText>
        </w:r>
        <w:r w:rsidDel="006D0BCF">
          <w:delText xml:space="preserve"> </w:delText>
        </w:r>
      </w:del>
      <w:del w:id="1963" w:author="spencer.swartz@gmail.com" w:date="2017-02-19T20:37:00Z">
        <w:r w:rsidRPr="00662FB0" w:rsidDel="00662FB0">
          <w:rPr>
            <w:u w:color="000000"/>
          </w:rPr>
          <w:delText>List of participants for meetings</w:delText>
        </w:r>
        <w:r w:rsidDel="00662FB0">
          <w:delText xml:space="preserve">  </w:delText>
        </w:r>
      </w:del>
    </w:p>
    <w:tbl>
      <w:tblPr>
        <w:tblStyle w:val="TableGrid0"/>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64" w:author="spencer.swartz@gmail.com" w:date="2017-02-19T20:37:00Z">
          <w:tblPr>
            <w:tblStyle w:val="TableGrid0"/>
            <w:tblW w:w="0" w:type="auto"/>
            <w:tblInd w:w="14" w:type="dxa"/>
            <w:tblLook w:val="04A0" w:firstRow="1" w:lastRow="0" w:firstColumn="1" w:lastColumn="0" w:noHBand="0" w:noVBand="1"/>
          </w:tblPr>
        </w:tblPrChange>
      </w:tblPr>
      <w:tblGrid>
        <w:gridCol w:w="4247"/>
        <w:gridCol w:w="4249"/>
        <w:tblGridChange w:id="1965">
          <w:tblGrid>
            <w:gridCol w:w="4247"/>
            <w:gridCol w:w="4249"/>
          </w:tblGrid>
        </w:tblGridChange>
      </w:tblGrid>
      <w:tr w:rsidR="00A62F94" w14:paraId="747ABBE5" w14:textId="77777777" w:rsidTr="00662FB0">
        <w:trPr>
          <w:ins w:id="1966" w:author="spencer.swartz@gmail.com" w:date="2017-02-19T20:31:00Z"/>
        </w:trPr>
        <w:tc>
          <w:tcPr>
            <w:tcW w:w="8496" w:type="dxa"/>
            <w:gridSpan w:val="2"/>
            <w:tcPrChange w:id="1967" w:author="spencer.swartz@gmail.com" w:date="2017-02-19T20:37:00Z">
              <w:tcPr>
                <w:tcW w:w="8496" w:type="dxa"/>
                <w:gridSpan w:val="2"/>
              </w:tcPr>
            </w:tcPrChange>
          </w:tcPr>
          <w:p w14:paraId="0042A857" w14:textId="77777777" w:rsidR="00A62F94" w:rsidRDefault="00A62F94">
            <w:pPr>
              <w:pStyle w:val="Heading3"/>
              <w:rPr>
                <w:ins w:id="1968" w:author="spencer.swartz@gmail.com" w:date="2017-02-19T20:32:00Z"/>
              </w:rPr>
              <w:pPrChange w:id="1969" w:author="Spencer Swartz" w:date="2017-02-22T10:04:00Z">
                <w:pPr>
                  <w:spacing w:after="0"/>
                  <w:ind w:left="0" w:firstLine="0"/>
                </w:pPr>
              </w:pPrChange>
            </w:pPr>
            <w:bookmarkStart w:id="1970" w:name="_Toc475557855"/>
            <w:ins w:id="1971" w:author="spencer.swartz@gmail.com" w:date="2017-02-19T20:32:00Z">
              <w:r>
                <w:rPr>
                  <w:u w:color="000000"/>
                </w:rPr>
                <w:t>List of participants for meetings</w:t>
              </w:r>
              <w:bookmarkEnd w:id="1970"/>
              <w:r>
                <w:t xml:space="preserve">  </w:t>
              </w:r>
            </w:ins>
          </w:p>
          <w:p w14:paraId="05A3B59B" w14:textId="5E2D05C1" w:rsidR="00A62F94" w:rsidRPr="00A62F94" w:rsidRDefault="00A62F94" w:rsidP="00A62F94">
            <w:pPr>
              <w:rPr>
                <w:ins w:id="1972" w:author="spencer.swartz@gmail.com" w:date="2017-02-19T20:31:00Z"/>
              </w:rPr>
            </w:pPr>
          </w:p>
        </w:tc>
      </w:tr>
      <w:tr w:rsidR="00A62F94" w14:paraId="66594A95" w14:textId="77777777" w:rsidTr="00662FB0">
        <w:trPr>
          <w:ins w:id="1973" w:author="spencer.swartz@gmail.com" w:date="2017-02-19T20:15:00Z"/>
        </w:trPr>
        <w:tc>
          <w:tcPr>
            <w:tcW w:w="4247" w:type="dxa"/>
            <w:tcPrChange w:id="1974" w:author="spencer.swartz@gmail.com" w:date="2017-02-19T20:37:00Z">
              <w:tcPr>
                <w:tcW w:w="4247" w:type="dxa"/>
              </w:tcPr>
            </w:tcPrChange>
          </w:tcPr>
          <w:p w14:paraId="423F485C" w14:textId="0E92FF0D" w:rsidR="002B140E" w:rsidRPr="00662FB0" w:rsidRDefault="00662FB0" w:rsidP="002B140E">
            <w:pPr>
              <w:spacing w:after="0" w:afterAutospacing="0"/>
              <w:ind w:left="0" w:firstLine="0"/>
              <w:rPr>
                <w:ins w:id="1975" w:author="spencer.swartz@gmail.com" w:date="2017-02-19T20:16:00Z"/>
                <w:b/>
                <w:rPrChange w:id="1976" w:author="spencer.swartz@gmail.com" w:date="2017-02-19T20:42:00Z">
                  <w:rPr>
                    <w:ins w:id="1977" w:author="spencer.swartz@gmail.com" w:date="2017-02-19T20:16:00Z"/>
                  </w:rPr>
                </w:rPrChange>
              </w:rPr>
            </w:pPr>
            <w:ins w:id="1978" w:author="spencer.swartz@gmail.com" w:date="2017-02-19T20:15:00Z">
              <w:r w:rsidRPr="00662FB0">
                <w:rPr>
                  <w:b/>
                </w:rPr>
                <w:t>Dr Tedros A Ghebreysus</w:t>
              </w:r>
            </w:ins>
          </w:p>
          <w:p w14:paraId="399DA86B" w14:textId="77777777" w:rsidR="002B140E" w:rsidRDefault="002B140E" w:rsidP="002B140E">
            <w:pPr>
              <w:spacing w:after="0" w:afterAutospacing="0"/>
              <w:ind w:left="0" w:firstLine="0"/>
              <w:rPr>
                <w:ins w:id="1979" w:author="spencer.swartz@gmail.com" w:date="2017-02-19T20:16:00Z"/>
              </w:rPr>
            </w:pPr>
            <w:ins w:id="1980" w:author="spencer.swartz@gmail.com" w:date="2017-02-19T20:15:00Z">
              <w:r>
                <w:t xml:space="preserve">State Minister, </w:t>
              </w:r>
            </w:ins>
          </w:p>
          <w:p w14:paraId="0F255588" w14:textId="7D37E760" w:rsidR="002B140E" w:rsidRDefault="00A5691D" w:rsidP="002B140E">
            <w:pPr>
              <w:spacing w:after="0" w:afterAutospacing="0"/>
              <w:ind w:left="0" w:firstLine="0"/>
              <w:rPr>
                <w:ins w:id="1981" w:author="spencer.swartz@gmail.com" w:date="2017-02-19T20:16:00Z"/>
              </w:rPr>
            </w:pPr>
            <w:ins w:id="1982" w:author="spencer.swartz@gmail.com" w:date="2017-02-21T18:34:00Z">
              <w:r>
                <w:lastRenderedPageBreak/>
                <w:t>Federal</w:t>
              </w:r>
            </w:ins>
            <w:ins w:id="1983" w:author="spencer.swartz@gmail.com" w:date="2017-02-19T20:15:00Z">
              <w:r w:rsidR="002B140E">
                <w:t xml:space="preserve"> Ministry of Health </w:t>
              </w:r>
            </w:ins>
          </w:p>
          <w:p w14:paraId="6C6E7FC9" w14:textId="18DDC6EE" w:rsidR="002B140E" w:rsidRDefault="002B140E" w:rsidP="002B140E">
            <w:pPr>
              <w:spacing w:after="0" w:afterAutospacing="0"/>
              <w:ind w:left="0" w:firstLine="0"/>
              <w:rPr>
                <w:ins w:id="1984" w:author="spencer.swartz@gmail.com" w:date="2017-02-19T20:15:00Z"/>
              </w:rPr>
            </w:pPr>
            <w:ins w:id="1985" w:author="spencer.swartz@gmail.com" w:date="2017-02-19T20:15:00Z">
              <w:r>
                <w:t>Adis Ababa, Ethiopia</w:t>
              </w:r>
            </w:ins>
          </w:p>
        </w:tc>
        <w:tc>
          <w:tcPr>
            <w:tcW w:w="4249" w:type="dxa"/>
            <w:tcPrChange w:id="1986" w:author="spencer.swartz@gmail.com" w:date="2017-02-19T20:37:00Z">
              <w:tcPr>
                <w:tcW w:w="4249" w:type="dxa"/>
              </w:tcPr>
            </w:tcPrChange>
          </w:tcPr>
          <w:p w14:paraId="27E2E8B9" w14:textId="77777777" w:rsidR="00923422" w:rsidRPr="00662FB0" w:rsidRDefault="00923422" w:rsidP="002B140E">
            <w:pPr>
              <w:spacing w:after="0" w:afterAutospacing="0"/>
              <w:ind w:left="0" w:firstLine="0"/>
              <w:rPr>
                <w:ins w:id="1987" w:author="spencer.swartz@gmail.com" w:date="2017-02-19T20:20:00Z"/>
                <w:b/>
                <w:rPrChange w:id="1988" w:author="spencer.swartz@gmail.com" w:date="2017-02-19T20:42:00Z">
                  <w:rPr>
                    <w:ins w:id="1989" w:author="spencer.swartz@gmail.com" w:date="2017-02-19T20:20:00Z"/>
                  </w:rPr>
                </w:rPrChange>
              </w:rPr>
            </w:pPr>
            <w:ins w:id="1990" w:author="spencer.swartz@gmail.com" w:date="2017-02-19T20:20:00Z">
              <w:r w:rsidRPr="00662FB0">
                <w:rPr>
                  <w:b/>
                  <w:rPrChange w:id="1991" w:author="spencer.swartz@gmail.com" w:date="2017-02-19T20:42:00Z">
                    <w:rPr/>
                  </w:rPrChange>
                </w:rPr>
                <w:lastRenderedPageBreak/>
                <w:t>Dr Tezera Chaka</w:t>
              </w:r>
            </w:ins>
          </w:p>
          <w:p w14:paraId="0FC09026" w14:textId="128417E5" w:rsidR="00923422" w:rsidRDefault="00923422" w:rsidP="002B140E">
            <w:pPr>
              <w:spacing w:after="0" w:afterAutospacing="0"/>
              <w:ind w:left="0" w:firstLine="0"/>
              <w:rPr>
                <w:ins w:id="1992" w:author="spencer.swartz@gmail.com" w:date="2017-02-19T20:20:00Z"/>
              </w:rPr>
            </w:pPr>
            <w:ins w:id="1993" w:author="spencer.swartz@gmail.com" w:date="2017-02-19T20:20:00Z">
              <w:r>
                <w:t xml:space="preserve">Consultant Orthopedic Surgeon </w:t>
              </w:r>
            </w:ins>
            <w:ins w:id="1994" w:author="spencer.swartz@gmail.com" w:date="2017-02-21T18:34:00Z">
              <w:r w:rsidR="00A5691D">
                <w:t>Head,</w:t>
              </w:r>
            </w:ins>
          </w:p>
          <w:p w14:paraId="33AB286C" w14:textId="5A141BCC" w:rsidR="00923422" w:rsidRDefault="00923422" w:rsidP="002B140E">
            <w:pPr>
              <w:spacing w:after="0" w:afterAutospacing="0"/>
              <w:ind w:left="0" w:firstLine="0"/>
              <w:rPr>
                <w:ins w:id="1995" w:author="spencer.swartz@gmail.com" w:date="2017-02-19T20:20:00Z"/>
              </w:rPr>
            </w:pPr>
            <w:ins w:id="1996" w:author="spencer.swartz@gmail.com" w:date="2017-02-19T20:20:00Z">
              <w:r>
                <w:lastRenderedPageBreak/>
                <w:t>Department of Orthopedics</w:t>
              </w:r>
            </w:ins>
          </w:p>
          <w:p w14:paraId="2E52A373" w14:textId="6DD230E8" w:rsidR="00923422" w:rsidRDefault="00923422" w:rsidP="002B140E">
            <w:pPr>
              <w:spacing w:after="0" w:afterAutospacing="0"/>
              <w:ind w:left="0" w:firstLine="0"/>
              <w:rPr>
                <w:ins w:id="1997" w:author="spencer.swartz@gmail.com" w:date="2017-02-19T20:20:00Z"/>
              </w:rPr>
            </w:pPr>
            <w:ins w:id="1998" w:author="spencer.swartz@gmail.com" w:date="2017-02-19T20:20:00Z">
              <w:r>
                <w:t>Adia Ababa University,</w:t>
              </w:r>
            </w:ins>
          </w:p>
          <w:p w14:paraId="6DB872A5" w14:textId="77777777" w:rsidR="00923422" w:rsidRDefault="00923422" w:rsidP="002B140E">
            <w:pPr>
              <w:spacing w:after="0" w:afterAutospacing="0"/>
              <w:ind w:left="0" w:firstLine="0"/>
              <w:rPr>
                <w:ins w:id="1999" w:author="spencer.swartz@gmail.com" w:date="2017-02-19T20:20:00Z"/>
              </w:rPr>
            </w:pPr>
            <w:ins w:id="2000" w:author="spencer.swartz@gmail.com" w:date="2017-02-19T20:20:00Z">
              <w:r>
                <w:t>Faculty of Medicine</w:t>
              </w:r>
            </w:ins>
          </w:p>
          <w:p w14:paraId="52CB9922" w14:textId="77777777" w:rsidR="00923422" w:rsidRDefault="00923422" w:rsidP="002B140E">
            <w:pPr>
              <w:spacing w:after="0" w:afterAutospacing="0"/>
              <w:ind w:left="0" w:firstLine="0"/>
              <w:rPr>
                <w:ins w:id="2001" w:author="spencer.swartz@gmail.com" w:date="2017-02-19T20:20:00Z"/>
              </w:rPr>
            </w:pPr>
            <w:ins w:id="2002" w:author="spencer.swartz@gmail.com" w:date="2017-02-19T20:20:00Z">
              <w:r>
                <w:t>Tel:0911621120 P.O.Box</w:t>
              </w:r>
            </w:ins>
          </w:p>
          <w:p w14:paraId="7C2FBF5B" w14:textId="77777777" w:rsidR="00923422" w:rsidRDefault="00923422" w:rsidP="00923422">
            <w:pPr>
              <w:spacing w:after="0" w:afterAutospacing="0"/>
              <w:ind w:left="0" w:firstLine="0"/>
              <w:rPr>
                <w:ins w:id="2003" w:author="spencer.swartz@gmail.com" w:date="2017-02-19T20:21:00Z"/>
              </w:rPr>
            </w:pPr>
            <w:ins w:id="2004" w:author="spencer.swartz@gmail.com" w:date="2017-02-19T20:20:00Z">
              <w:r>
                <w:t>e-mail:tchaka50@yahoo.com</w:t>
              </w:r>
            </w:ins>
          </w:p>
          <w:p w14:paraId="024E6C2D" w14:textId="77777777" w:rsidR="002B140E" w:rsidRDefault="00923422" w:rsidP="00923422">
            <w:pPr>
              <w:spacing w:after="0" w:afterAutospacing="0"/>
              <w:ind w:left="0" w:firstLine="0"/>
              <w:rPr>
                <w:ins w:id="2005" w:author="spencer.swartz@gmail.com" w:date="2017-02-19T20:25:00Z"/>
              </w:rPr>
            </w:pPr>
            <w:ins w:id="2006" w:author="spencer.swartz@gmail.com" w:date="2017-02-19T20:20:00Z">
              <w:r>
                <w:t>Addis Ababa, Ethiopia</w:t>
              </w:r>
            </w:ins>
          </w:p>
          <w:p w14:paraId="66292CB7" w14:textId="26E38ABE" w:rsidR="00923422" w:rsidRDefault="00923422" w:rsidP="00923422">
            <w:pPr>
              <w:spacing w:after="0" w:afterAutospacing="0"/>
              <w:ind w:left="0" w:firstLine="0"/>
              <w:rPr>
                <w:ins w:id="2007" w:author="spencer.swartz@gmail.com" w:date="2017-02-19T20:15:00Z"/>
              </w:rPr>
            </w:pPr>
          </w:p>
        </w:tc>
      </w:tr>
      <w:tr w:rsidR="00A62F94" w14:paraId="0A8F21CE" w14:textId="77777777" w:rsidTr="00662FB0">
        <w:trPr>
          <w:ins w:id="2008" w:author="spencer.swartz@gmail.com" w:date="2017-02-19T20:15:00Z"/>
        </w:trPr>
        <w:tc>
          <w:tcPr>
            <w:tcW w:w="4247" w:type="dxa"/>
            <w:tcPrChange w:id="2009" w:author="spencer.swartz@gmail.com" w:date="2017-02-19T20:37:00Z">
              <w:tcPr>
                <w:tcW w:w="4247" w:type="dxa"/>
              </w:tcPr>
            </w:tcPrChange>
          </w:tcPr>
          <w:p w14:paraId="0B3D4DB8" w14:textId="77777777" w:rsidR="00923422" w:rsidRPr="00662FB0" w:rsidRDefault="00923422" w:rsidP="002B140E">
            <w:pPr>
              <w:spacing w:after="0" w:afterAutospacing="0"/>
              <w:ind w:left="0" w:firstLine="0"/>
              <w:rPr>
                <w:ins w:id="2010" w:author="spencer.swartz@gmail.com" w:date="2017-02-19T20:16:00Z"/>
                <w:b/>
                <w:rPrChange w:id="2011" w:author="spencer.swartz@gmail.com" w:date="2017-02-19T20:42:00Z">
                  <w:rPr>
                    <w:ins w:id="2012" w:author="spencer.swartz@gmail.com" w:date="2017-02-19T20:16:00Z"/>
                  </w:rPr>
                </w:rPrChange>
              </w:rPr>
            </w:pPr>
            <w:ins w:id="2013" w:author="spencer.swartz@gmail.com" w:date="2017-02-19T20:16:00Z">
              <w:r w:rsidRPr="00662FB0">
                <w:rPr>
                  <w:b/>
                  <w:rPrChange w:id="2014" w:author="spencer.swartz@gmail.com" w:date="2017-02-19T20:42:00Z">
                    <w:rPr/>
                  </w:rPrChange>
                </w:rPr>
                <w:lastRenderedPageBreak/>
                <w:t>Dr Shiferaw Tekelmariam</w:t>
              </w:r>
            </w:ins>
          </w:p>
          <w:p w14:paraId="01F7B010" w14:textId="197B6622" w:rsidR="00923422" w:rsidRDefault="00A5691D" w:rsidP="00923422">
            <w:pPr>
              <w:tabs>
                <w:tab w:val="left" w:pos="3736"/>
              </w:tabs>
              <w:spacing w:after="0" w:afterAutospacing="0"/>
              <w:ind w:left="0" w:right="193" w:firstLine="0"/>
              <w:rPr>
                <w:ins w:id="2015" w:author="spencer.swartz@gmail.com" w:date="2017-02-19T20:16:00Z"/>
              </w:rPr>
            </w:pPr>
            <w:ins w:id="2016" w:author="spencer.swartz@gmail.com" w:date="2017-02-21T18:34:00Z">
              <w:r>
                <w:t>Head, South</w:t>
              </w:r>
            </w:ins>
            <w:ins w:id="2017" w:author="spencer.swartz@gmail.com" w:date="2017-02-19T20:16:00Z">
              <w:r w:rsidR="002B140E">
                <w:t xml:space="preserve"> Nations and </w:t>
              </w:r>
            </w:ins>
            <w:ins w:id="2018" w:author="spencer.swartz@gmail.com" w:date="2017-02-21T18:34:00Z">
              <w:r>
                <w:t>Nationalities</w:t>
              </w:r>
            </w:ins>
            <w:ins w:id="2019" w:author="spencer.swartz@gmail.com" w:date="2017-02-19T20:16:00Z">
              <w:r w:rsidR="002B140E">
                <w:t xml:space="preserve"> and Peoples Region,</w:t>
              </w:r>
              <w:r w:rsidR="00923422">
                <w:t xml:space="preserve"> State Health Bureau, (SNNPR-BOH)</w:t>
              </w:r>
            </w:ins>
          </w:p>
          <w:p w14:paraId="708C84A0" w14:textId="77777777" w:rsidR="00923422" w:rsidRDefault="002B140E" w:rsidP="002B140E">
            <w:pPr>
              <w:spacing w:after="0" w:afterAutospacing="0"/>
              <w:ind w:left="0" w:firstLine="0"/>
              <w:rPr>
                <w:ins w:id="2020" w:author="spencer.swartz@gmail.com" w:date="2017-02-19T20:16:00Z"/>
              </w:rPr>
            </w:pPr>
            <w:ins w:id="2021" w:author="spencer.swartz@gmail.com" w:date="2017-02-19T20:16:00Z">
              <w:r>
                <w:t>Awassa, Ethiopia</w:t>
              </w:r>
            </w:ins>
          </w:p>
          <w:p w14:paraId="66B3EA01" w14:textId="302E2717" w:rsidR="002B140E" w:rsidRDefault="002B140E" w:rsidP="002B140E">
            <w:pPr>
              <w:spacing w:after="0" w:afterAutospacing="0"/>
              <w:ind w:left="0" w:firstLine="0"/>
              <w:rPr>
                <w:ins w:id="2022" w:author="spencer.swartz@gmail.com" w:date="2017-02-19T20:15:00Z"/>
              </w:rPr>
            </w:pPr>
            <w:ins w:id="2023" w:author="spencer.swartz@gmail.com" w:date="2017-02-19T20:16:00Z">
              <w:r>
                <w:t>mobile no -09237530</w:t>
              </w:r>
            </w:ins>
          </w:p>
        </w:tc>
        <w:tc>
          <w:tcPr>
            <w:tcW w:w="4249" w:type="dxa"/>
            <w:tcPrChange w:id="2024" w:author="spencer.swartz@gmail.com" w:date="2017-02-19T20:37:00Z">
              <w:tcPr>
                <w:tcW w:w="4249" w:type="dxa"/>
              </w:tcPr>
            </w:tcPrChange>
          </w:tcPr>
          <w:p w14:paraId="114C192E" w14:textId="23F3FA69" w:rsidR="00923422" w:rsidRPr="00662FB0" w:rsidRDefault="00923422" w:rsidP="002B140E">
            <w:pPr>
              <w:spacing w:after="0" w:afterAutospacing="0"/>
              <w:ind w:left="0" w:firstLine="0"/>
              <w:rPr>
                <w:ins w:id="2025" w:author="spencer.swartz@gmail.com" w:date="2017-02-19T20:22:00Z"/>
                <w:b/>
                <w:rPrChange w:id="2026" w:author="spencer.swartz@gmail.com" w:date="2017-02-19T20:42:00Z">
                  <w:rPr>
                    <w:ins w:id="2027" w:author="spencer.swartz@gmail.com" w:date="2017-02-19T20:22:00Z"/>
                  </w:rPr>
                </w:rPrChange>
              </w:rPr>
            </w:pPr>
            <w:ins w:id="2028" w:author="spencer.swartz@gmail.com" w:date="2017-02-19T20:21:00Z">
              <w:r w:rsidRPr="00662FB0">
                <w:rPr>
                  <w:b/>
                  <w:rPrChange w:id="2029" w:author="spencer.swartz@gmail.com" w:date="2017-02-19T20:42:00Z">
                    <w:rPr/>
                  </w:rPrChange>
                </w:rPr>
                <w:t>Dr Aberra A Gobezie</w:t>
              </w:r>
            </w:ins>
          </w:p>
          <w:p w14:paraId="7354BBB6" w14:textId="108368A8" w:rsidR="00923422" w:rsidRDefault="00923422" w:rsidP="002B140E">
            <w:pPr>
              <w:spacing w:after="0" w:afterAutospacing="0"/>
              <w:ind w:left="0" w:firstLine="0"/>
              <w:rPr>
                <w:ins w:id="2030" w:author="spencer.swartz@gmail.com" w:date="2017-02-19T20:21:00Z"/>
              </w:rPr>
            </w:pPr>
            <w:ins w:id="2031" w:author="spencer.swartz@gmail.com" w:date="2017-02-19T20:21:00Z">
              <w:r>
                <w:t xml:space="preserve">Southern Ethiopia-Gwent Health Link </w:t>
              </w:r>
            </w:ins>
            <w:ins w:id="2032" w:author="spencer.swartz@gmail.com" w:date="2017-02-21T18:34:00Z">
              <w:r w:rsidR="00A5691D">
                <w:t>Coordinator</w:t>
              </w:r>
            </w:ins>
          </w:p>
          <w:p w14:paraId="49044B35" w14:textId="77777777" w:rsidR="00923422" w:rsidRDefault="00923422" w:rsidP="002B140E">
            <w:pPr>
              <w:spacing w:after="0" w:afterAutospacing="0"/>
              <w:ind w:left="0" w:firstLine="0"/>
              <w:rPr>
                <w:ins w:id="2033" w:author="spencer.swartz@gmail.com" w:date="2017-02-19T20:21:00Z"/>
              </w:rPr>
            </w:pPr>
            <w:ins w:id="2034" w:author="spencer.swartz@gmail.com" w:date="2017-02-19T20:21:00Z">
              <w:r>
                <w:t>Medical director,</w:t>
              </w:r>
            </w:ins>
          </w:p>
          <w:p w14:paraId="44B45707" w14:textId="77777777" w:rsidR="00923422" w:rsidRDefault="00923422" w:rsidP="002B140E">
            <w:pPr>
              <w:spacing w:after="0" w:afterAutospacing="0"/>
              <w:ind w:left="0" w:firstLine="0"/>
              <w:rPr>
                <w:ins w:id="2035" w:author="spencer.swartz@gmail.com" w:date="2017-02-19T20:21:00Z"/>
              </w:rPr>
            </w:pPr>
            <w:ins w:id="2036" w:author="spencer.swartz@gmail.com" w:date="2017-02-19T20:21:00Z">
              <w:r>
                <w:t>Debub University Referral Hospital,</w:t>
              </w:r>
            </w:ins>
          </w:p>
          <w:p w14:paraId="777C6FF7" w14:textId="77777777" w:rsidR="00923422" w:rsidRDefault="00923422" w:rsidP="002B140E">
            <w:pPr>
              <w:spacing w:after="0" w:afterAutospacing="0"/>
              <w:ind w:left="0" w:firstLine="0"/>
              <w:rPr>
                <w:ins w:id="2037" w:author="spencer.swartz@gmail.com" w:date="2017-02-19T20:21:00Z"/>
              </w:rPr>
            </w:pPr>
            <w:ins w:id="2038" w:author="spencer.swartz@gmail.com" w:date="2017-02-19T20:21:00Z">
              <w:r>
                <w:t>Awassa, Ethiopia</w:t>
              </w:r>
            </w:ins>
          </w:p>
          <w:p w14:paraId="2140EA04" w14:textId="344D580C" w:rsidR="00923422" w:rsidRDefault="00923422" w:rsidP="002B140E">
            <w:pPr>
              <w:spacing w:after="0" w:afterAutospacing="0"/>
              <w:ind w:left="0" w:firstLine="0"/>
              <w:rPr>
                <w:ins w:id="2039" w:author="spencer.swartz@gmail.com" w:date="2017-02-19T20:21:00Z"/>
              </w:rPr>
            </w:pPr>
            <w:ins w:id="2040" w:author="spencer.swartz@gmail.com" w:date="2017-02-19T20:21:00Z">
              <w:r>
                <w:t xml:space="preserve">mobile no </w:t>
              </w:r>
            </w:ins>
            <w:ins w:id="2041" w:author="spencer.swartz@gmail.com" w:date="2017-02-19T20:22:00Z">
              <w:r>
                <w:t>–</w:t>
              </w:r>
            </w:ins>
            <w:ins w:id="2042" w:author="spencer.swartz@gmail.com" w:date="2017-02-19T20:21:00Z">
              <w:r>
                <w:t xml:space="preserve"> 0916824834</w:t>
              </w:r>
            </w:ins>
          </w:p>
          <w:p w14:paraId="678193C8" w14:textId="466307A4" w:rsidR="002B140E" w:rsidRDefault="00923422" w:rsidP="002B140E">
            <w:pPr>
              <w:spacing w:after="0" w:afterAutospacing="0"/>
              <w:ind w:left="0" w:firstLine="0"/>
              <w:rPr>
                <w:ins w:id="2043" w:author="spencer.swartz@gmail.com" w:date="2017-02-19T20:25:00Z"/>
              </w:rPr>
            </w:pPr>
            <w:ins w:id="2044" w:author="spencer.swartz@gmail.com" w:date="2017-02-19T20:25:00Z">
              <w:r w:rsidRPr="00923422">
                <w:rPr>
                  <w:rPrChange w:id="2045" w:author="spencer.swartz@gmail.com" w:date="2017-02-19T20:25:00Z">
                    <w:rPr>
                      <w:rStyle w:val="Hyperlink"/>
                    </w:rPr>
                  </w:rPrChange>
                </w:rPr>
                <w:t>aberraG2000@yahoo.com</w:t>
              </w:r>
            </w:ins>
          </w:p>
          <w:p w14:paraId="1F252486" w14:textId="42EF0AE4" w:rsidR="00923422" w:rsidRDefault="00923422" w:rsidP="002B140E">
            <w:pPr>
              <w:spacing w:after="0" w:afterAutospacing="0"/>
              <w:ind w:left="0" w:firstLine="0"/>
              <w:rPr>
                <w:ins w:id="2046" w:author="spencer.swartz@gmail.com" w:date="2017-02-19T20:15:00Z"/>
              </w:rPr>
            </w:pPr>
          </w:p>
        </w:tc>
      </w:tr>
      <w:tr w:rsidR="00A62F94" w14:paraId="30108FFD" w14:textId="77777777" w:rsidTr="00662FB0">
        <w:trPr>
          <w:ins w:id="2047" w:author="spencer.swartz@gmail.com" w:date="2017-02-19T20:15:00Z"/>
        </w:trPr>
        <w:tc>
          <w:tcPr>
            <w:tcW w:w="4247" w:type="dxa"/>
            <w:tcPrChange w:id="2048" w:author="spencer.swartz@gmail.com" w:date="2017-02-19T20:37:00Z">
              <w:tcPr>
                <w:tcW w:w="4247" w:type="dxa"/>
              </w:tcPr>
            </w:tcPrChange>
          </w:tcPr>
          <w:p w14:paraId="447E7763" w14:textId="77777777" w:rsidR="00923422" w:rsidRPr="00662FB0" w:rsidRDefault="00923422" w:rsidP="002B140E">
            <w:pPr>
              <w:spacing w:after="0" w:afterAutospacing="0"/>
              <w:ind w:left="0" w:firstLine="0"/>
              <w:rPr>
                <w:ins w:id="2049" w:author="spencer.swartz@gmail.com" w:date="2017-02-19T20:17:00Z"/>
                <w:b/>
                <w:rPrChange w:id="2050" w:author="spencer.swartz@gmail.com" w:date="2017-02-19T20:42:00Z">
                  <w:rPr>
                    <w:ins w:id="2051" w:author="spencer.swartz@gmail.com" w:date="2017-02-19T20:17:00Z"/>
                  </w:rPr>
                </w:rPrChange>
              </w:rPr>
            </w:pPr>
            <w:ins w:id="2052" w:author="spencer.swartz@gmail.com" w:date="2017-02-19T20:17:00Z">
              <w:r w:rsidRPr="00662FB0">
                <w:rPr>
                  <w:b/>
                  <w:rPrChange w:id="2053" w:author="spencer.swartz@gmail.com" w:date="2017-02-19T20:42:00Z">
                    <w:rPr/>
                  </w:rPrChange>
                </w:rPr>
                <w:t>Dr. Girma Azene</w:t>
              </w:r>
            </w:ins>
          </w:p>
          <w:p w14:paraId="21E228B1" w14:textId="77777777" w:rsidR="00923422" w:rsidRDefault="00923422" w:rsidP="002B140E">
            <w:pPr>
              <w:spacing w:after="0" w:afterAutospacing="0"/>
              <w:ind w:left="0" w:firstLine="0"/>
              <w:rPr>
                <w:ins w:id="2054" w:author="spencer.swartz@gmail.com" w:date="2017-02-19T20:17:00Z"/>
              </w:rPr>
            </w:pPr>
            <w:ins w:id="2055" w:author="spencer.swartz@gmail.com" w:date="2017-02-19T20:17:00Z">
              <w:r>
                <w:t>Consultant Health Sciences Specialist Head, Department of Planning and Programming</w:t>
              </w:r>
            </w:ins>
          </w:p>
          <w:p w14:paraId="7441F30E" w14:textId="77777777" w:rsidR="00923422" w:rsidRDefault="00923422" w:rsidP="002B140E">
            <w:pPr>
              <w:spacing w:after="0" w:afterAutospacing="0"/>
              <w:ind w:left="0" w:firstLine="0"/>
              <w:rPr>
                <w:ins w:id="2056" w:author="spencer.swartz@gmail.com" w:date="2017-02-19T20:17:00Z"/>
              </w:rPr>
            </w:pPr>
            <w:ins w:id="2057" w:author="spencer.swartz@gmail.com" w:date="2017-02-19T20:17:00Z">
              <w:r>
                <w:t>Ministry of Health</w:t>
              </w:r>
            </w:ins>
          </w:p>
          <w:p w14:paraId="48194696" w14:textId="77777777" w:rsidR="00923422" w:rsidRDefault="00923422" w:rsidP="002B140E">
            <w:pPr>
              <w:spacing w:after="0" w:afterAutospacing="0"/>
              <w:ind w:left="0" w:firstLine="0"/>
              <w:rPr>
                <w:ins w:id="2058" w:author="spencer.swartz@gmail.com" w:date="2017-02-19T20:17:00Z"/>
              </w:rPr>
            </w:pPr>
            <w:ins w:id="2059" w:author="spencer.swartz@gmail.com" w:date="2017-02-19T20:17:00Z">
              <w:r>
                <w:t>Addis Aababa, Ethiopia</w:t>
              </w:r>
            </w:ins>
          </w:p>
          <w:p w14:paraId="0F491DA1" w14:textId="37014DFA" w:rsidR="002B140E" w:rsidRDefault="00923422" w:rsidP="002B140E">
            <w:pPr>
              <w:spacing w:after="0" w:afterAutospacing="0"/>
              <w:ind w:left="0" w:firstLine="0"/>
              <w:rPr>
                <w:ins w:id="2060" w:author="spencer.swartz@gmail.com" w:date="2017-02-19T20:15:00Z"/>
              </w:rPr>
            </w:pPr>
            <w:ins w:id="2061" w:author="spencer.swartz@gmail.com" w:date="2017-02-19T20:17:00Z">
              <w:r>
                <w:t>moh@telecom.net.et</w:t>
              </w:r>
            </w:ins>
          </w:p>
        </w:tc>
        <w:tc>
          <w:tcPr>
            <w:tcW w:w="4249" w:type="dxa"/>
            <w:tcPrChange w:id="2062" w:author="spencer.swartz@gmail.com" w:date="2017-02-19T20:37:00Z">
              <w:tcPr>
                <w:tcW w:w="4249" w:type="dxa"/>
              </w:tcPr>
            </w:tcPrChange>
          </w:tcPr>
          <w:p w14:paraId="077CAFF8" w14:textId="4E055654" w:rsidR="00923422" w:rsidRPr="00662FB0" w:rsidRDefault="00923422" w:rsidP="002B140E">
            <w:pPr>
              <w:spacing w:after="0" w:afterAutospacing="0"/>
              <w:ind w:left="0" w:firstLine="0"/>
              <w:rPr>
                <w:ins w:id="2063" w:author="spencer.swartz@gmail.com" w:date="2017-02-19T20:23:00Z"/>
                <w:b/>
                <w:rPrChange w:id="2064" w:author="spencer.swartz@gmail.com" w:date="2017-02-19T20:42:00Z">
                  <w:rPr>
                    <w:ins w:id="2065" w:author="spencer.swartz@gmail.com" w:date="2017-02-19T20:23:00Z"/>
                  </w:rPr>
                </w:rPrChange>
              </w:rPr>
            </w:pPr>
            <w:ins w:id="2066" w:author="spencer.swartz@gmail.com" w:date="2017-02-19T20:23:00Z">
              <w:r w:rsidRPr="00662FB0">
                <w:rPr>
                  <w:b/>
                  <w:rPrChange w:id="2067" w:author="spencer.swartz@gmail.com" w:date="2017-02-19T20:42:00Z">
                    <w:rPr/>
                  </w:rPrChange>
                </w:rPr>
                <w:t>Dr Sunirmal Ghosh</w:t>
              </w:r>
            </w:ins>
          </w:p>
          <w:p w14:paraId="4116F2B6" w14:textId="77777777" w:rsidR="00923422" w:rsidRDefault="00923422" w:rsidP="002B140E">
            <w:pPr>
              <w:spacing w:after="0" w:afterAutospacing="0"/>
              <w:ind w:left="0" w:firstLine="0"/>
              <w:rPr>
                <w:ins w:id="2068" w:author="spencer.swartz@gmail.com" w:date="2017-02-19T20:23:00Z"/>
              </w:rPr>
            </w:pPr>
            <w:ins w:id="2069" w:author="spencer.swartz@gmail.com" w:date="2017-02-19T20:23:00Z">
              <w:r>
                <w:t>Consultant Surgeon and Secretary</w:t>
              </w:r>
            </w:ins>
          </w:p>
          <w:p w14:paraId="1839A9FB" w14:textId="77777777" w:rsidR="00923422" w:rsidRDefault="00923422" w:rsidP="002B140E">
            <w:pPr>
              <w:spacing w:after="0" w:afterAutospacing="0"/>
              <w:ind w:left="0" w:firstLine="0"/>
              <w:rPr>
                <w:ins w:id="2070" w:author="spencer.swartz@gmail.com" w:date="2017-02-19T20:23:00Z"/>
              </w:rPr>
            </w:pPr>
            <w:ins w:id="2071" w:author="spencer.swartz@gmail.com" w:date="2017-02-19T20:23:00Z">
              <w:r>
                <w:t>Southern Ethiopia-Gwent Health Link Nevill Hall Hospital</w:t>
              </w:r>
            </w:ins>
          </w:p>
          <w:p w14:paraId="6B259135" w14:textId="77777777" w:rsidR="00923422" w:rsidRDefault="00923422" w:rsidP="002B140E">
            <w:pPr>
              <w:spacing w:after="0" w:afterAutospacing="0"/>
              <w:ind w:left="0" w:firstLine="0"/>
              <w:rPr>
                <w:ins w:id="2072" w:author="spencer.swartz@gmail.com" w:date="2017-02-19T20:23:00Z"/>
              </w:rPr>
            </w:pPr>
            <w:ins w:id="2073" w:author="spencer.swartz@gmail.com" w:date="2017-02-19T20:23:00Z">
              <w:r>
                <w:t>Brecon road, Abergavenny, Wales U.K</w:t>
              </w:r>
            </w:ins>
          </w:p>
          <w:p w14:paraId="463330E8" w14:textId="77777777" w:rsidR="00923422" w:rsidRDefault="00923422" w:rsidP="002B140E">
            <w:pPr>
              <w:spacing w:after="0" w:afterAutospacing="0"/>
              <w:ind w:left="0" w:firstLine="0"/>
              <w:rPr>
                <w:ins w:id="2074" w:author="spencer.swartz@gmail.com" w:date="2017-02-19T20:23:00Z"/>
              </w:rPr>
            </w:pPr>
            <w:ins w:id="2075" w:author="spencer.swartz@gmail.com" w:date="2017-02-19T20:23:00Z">
              <w:r>
                <w:t>Tel 00441873732439</w:t>
              </w:r>
            </w:ins>
          </w:p>
          <w:p w14:paraId="2AAFE62A" w14:textId="69C63752" w:rsidR="002B140E" w:rsidRDefault="00923422" w:rsidP="002B140E">
            <w:pPr>
              <w:spacing w:after="0" w:afterAutospacing="0"/>
              <w:ind w:left="0" w:firstLine="0"/>
              <w:rPr>
                <w:ins w:id="2076" w:author="spencer.swartz@gmail.com" w:date="2017-02-19T20:25:00Z"/>
              </w:rPr>
            </w:pPr>
            <w:ins w:id="2077" w:author="spencer.swartz@gmail.com" w:date="2017-02-19T20:25:00Z">
              <w:r>
                <w:fldChar w:fldCharType="begin"/>
              </w:r>
              <w:r>
                <w:instrText xml:space="preserve"> HYPERLINK "mailto:</w:instrText>
              </w:r>
            </w:ins>
            <w:ins w:id="2078" w:author="spencer.swartz@gmail.com" w:date="2017-02-19T20:23:00Z">
              <w:r>
                <w:instrText>BikuGhosh@aol.com</w:instrText>
              </w:r>
            </w:ins>
            <w:ins w:id="2079" w:author="spencer.swartz@gmail.com" w:date="2017-02-19T20:25:00Z">
              <w:r>
                <w:instrText xml:space="preserve">" </w:instrText>
              </w:r>
              <w:r>
                <w:fldChar w:fldCharType="separate"/>
              </w:r>
            </w:ins>
            <w:ins w:id="2080" w:author="spencer.swartz@gmail.com" w:date="2017-02-19T20:23:00Z">
              <w:r w:rsidRPr="00D430B7">
                <w:rPr>
                  <w:rStyle w:val="Hyperlink"/>
                </w:rPr>
                <w:t>BikuGhosh@aol.com</w:t>
              </w:r>
            </w:ins>
            <w:ins w:id="2081" w:author="spencer.swartz@gmail.com" w:date="2017-02-19T20:25:00Z">
              <w:r>
                <w:fldChar w:fldCharType="end"/>
              </w:r>
            </w:ins>
          </w:p>
          <w:p w14:paraId="03026390" w14:textId="221C1720" w:rsidR="00923422" w:rsidRDefault="00923422" w:rsidP="002B140E">
            <w:pPr>
              <w:spacing w:after="0" w:afterAutospacing="0"/>
              <w:ind w:left="0" w:firstLine="0"/>
              <w:rPr>
                <w:ins w:id="2082" w:author="spencer.swartz@gmail.com" w:date="2017-02-19T20:15:00Z"/>
              </w:rPr>
            </w:pPr>
          </w:p>
        </w:tc>
      </w:tr>
      <w:tr w:rsidR="00A62F94" w14:paraId="0670A093" w14:textId="77777777" w:rsidTr="00662FB0">
        <w:trPr>
          <w:ins w:id="2083" w:author="spencer.swartz@gmail.com" w:date="2017-02-19T20:15:00Z"/>
        </w:trPr>
        <w:tc>
          <w:tcPr>
            <w:tcW w:w="4247" w:type="dxa"/>
            <w:tcPrChange w:id="2084" w:author="spencer.swartz@gmail.com" w:date="2017-02-19T20:37:00Z">
              <w:tcPr>
                <w:tcW w:w="4247" w:type="dxa"/>
              </w:tcPr>
            </w:tcPrChange>
          </w:tcPr>
          <w:p w14:paraId="65B26460" w14:textId="77777777" w:rsidR="00923422" w:rsidRPr="00662FB0" w:rsidRDefault="00923422" w:rsidP="002B140E">
            <w:pPr>
              <w:spacing w:after="0" w:afterAutospacing="0"/>
              <w:ind w:left="0" w:firstLine="0"/>
              <w:rPr>
                <w:ins w:id="2085" w:author="spencer.swartz@gmail.com" w:date="2017-02-19T20:17:00Z"/>
                <w:b/>
                <w:rPrChange w:id="2086" w:author="spencer.swartz@gmail.com" w:date="2017-02-19T20:41:00Z">
                  <w:rPr>
                    <w:ins w:id="2087" w:author="spencer.swartz@gmail.com" w:date="2017-02-19T20:17:00Z"/>
                  </w:rPr>
                </w:rPrChange>
              </w:rPr>
            </w:pPr>
            <w:ins w:id="2088" w:author="spencer.swartz@gmail.com" w:date="2017-02-19T20:17:00Z">
              <w:r w:rsidRPr="00662FB0">
                <w:rPr>
                  <w:b/>
                  <w:rPrChange w:id="2089" w:author="spencer.swartz@gmail.com" w:date="2017-02-19T20:41:00Z">
                    <w:rPr/>
                  </w:rPrChange>
                </w:rPr>
                <w:t>Dr. Eyob Kamil</w:t>
              </w:r>
            </w:ins>
          </w:p>
          <w:p w14:paraId="3C98AF93" w14:textId="77777777" w:rsidR="00923422" w:rsidRDefault="00923422" w:rsidP="002B140E">
            <w:pPr>
              <w:spacing w:after="0" w:afterAutospacing="0"/>
              <w:ind w:left="0" w:firstLine="0"/>
              <w:rPr>
                <w:ins w:id="2090" w:author="spencer.swartz@gmail.com" w:date="2017-02-19T20:17:00Z"/>
              </w:rPr>
            </w:pPr>
            <w:ins w:id="2091" w:author="spencer.swartz@gmail.com" w:date="2017-02-19T20:17:00Z">
              <w:r>
                <w:t>Bureau Head</w:t>
              </w:r>
            </w:ins>
          </w:p>
          <w:p w14:paraId="52FAE94F" w14:textId="77777777" w:rsidR="00923422" w:rsidRDefault="00923422" w:rsidP="002B140E">
            <w:pPr>
              <w:spacing w:after="0" w:afterAutospacing="0"/>
              <w:ind w:left="0" w:firstLine="0"/>
              <w:rPr>
                <w:ins w:id="2092" w:author="spencer.swartz@gmail.com" w:date="2017-02-19T20:17:00Z"/>
              </w:rPr>
            </w:pPr>
            <w:ins w:id="2093" w:author="spencer.swartz@gmail.com" w:date="2017-02-19T20:17:00Z">
              <w:r>
                <w:t>Addis Ababa City Government Health</w:t>
              </w:r>
            </w:ins>
            <w:ins w:id="2094" w:author="spencer.swartz@gmail.com" w:date="2017-02-19T20:18:00Z">
              <w:r>
                <w:t xml:space="preserve"> </w:t>
              </w:r>
            </w:ins>
            <w:ins w:id="2095" w:author="spencer.swartz@gmail.com" w:date="2017-02-19T20:17:00Z">
              <w:r>
                <w:t>Bureau</w:t>
              </w:r>
            </w:ins>
          </w:p>
          <w:p w14:paraId="08CF4C31" w14:textId="6E4472F4" w:rsidR="002B140E" w:rsidRDefault="00923422" w:rsidP="002B140E">
            <w:pPr>
              <w:spacing w:after="0" w:afterAutospacing="0"/>
              <w:ind w:left="0" w:firstLine="0"/>
              <w:rPr>
                <w:ins w:id="2096" w:author="spencer.swartz@gmail.com" w:date="2017-02-19T20:15:00Z"/>
              </w:rPr>
            </w:pPr>
            <w:ins w:id="2097" w:author="spencer.swartz@gmail.com" w:date="2017-02-19T20:17:00Z">
              <w:r>
                <w:t>Adis Ababa, Ethiopia</w:t>
              </w:r>
            </w:ins>
          </w:p>
        </w:tc>
        <w:tc>
          <w:tcPr>
            <w:tcW w:w="4249" w:type="dxa"/>
            <w:tcPrChange w:id="2098" w:author="spencer.swartz@gmail.com" w:date="2017-02-19T20:37:00Z">
              <w:tcPr>
                <w:tcW w:w="4249" w:type="dxa"/>
              </w:tcPr>
            </w:tcPrChange>
          </w:tcPr>
          <w:p w14:paraId="7C03CFCE" w14:textId="77777777" w:rsidR="00923422" w:rsidRPr="00662FB0" w:rsidRDefault="00923422" w:rsidP="002B140E">
            <w:pPr>
              <w:spacing w:after="0" w:afterAutospacing="0"/>
              <w:ind w:left="0" w:firstLine="0"/>
              <w:rPr>
                <w:ins w:id="2099" w:author="spencer.swartz@gmail.com" w:date="2017-02-19T20:24:00Z"/>
                <w:b/>
                <w:rPrChange w:id="2100" w:author="spencer.swartz@gmail.com" w:date="2017-02-19T20:41:00Z">
                  <w:rPr>
                    <w:ins w:id="2101" w:author="spencer.swartz@gmail.com" w:date="2017-02-19T20:24:00Z"/>
                  </w:rPr>
                </w:rPrChange>
              </w:rPr>
            </w:pPr>
            <w:ins w:id="2102" w:author="spencer.swartz@gmail.com" w:date="2017-02-19T20:24:00Z">
              <w:r w:rsidRPr="00662FB0">
                <w:rPr>
                  <w:b/>
                  <w:rPrChange w:id="2103" w:author="spencer.swartz@gmail.com" w:date="2017-02-19T20:41:00Z">
                    <w:rPr/>
                  </w:rPrChange>
                </w:rPr>
                <w:t>Dr Zelalem Kebede</w:t>
              </w:r>
            </w:ins>
          </w:p>
          <w:p w14:paraId="3569D582" w14:textId="77777777" w:rsidR="00923422" w:rsidRDefault="00923422" w:rsidP="002B140E">
            <w:pPr>
              <w:spacing w:after="0" w:afterAutospacing="0"/>
              <w:ind w:left="0" w:firstLine="0"/>
              <w:rPr>
                <w:ins w:id="2104" w:author="spencer.swartz@gmail.com" w:date="2017-02-19T20:24:00Z"/>
              </w:rPr>
            </w:pPr>
            <w:ins w:id="2105" w:author="spencer.swartz@gmail.com" w:date="2017-02-19T20:24:00Z">
              <w:r>
                <w:t>Head, Southern University College of Health Sciences,</w:t>
              </w:r>
            </w:ins>
          </w:p>
          <w:p w14:paraId="1F18F973" w14:textId="77777777" w:rsidR="00923422" w:rsidRDefault="00923422" w:rsidP="002B140E">
            <w:pPr>
              <w:spacing w:after="0" w:afterAutospacing="0"/>
              <w:ind w:left="0" w:firstLine="0"/>
              <w:rPr>
                <w:ins w:id="2106" w:author="spencer.swartz@gmail.com" w:date="2017-02-19T20:24:00Z"/>
              </w:rPr>
            </w:pPr>
            <w:ins w:id="2107" w:author="spencer.swartz@gmail.com" w:date="2017-02-19T20:24:00Z">
              <w:r>
                <w:t>Awassa, Ethiopia</w:t>
              </w:r>
            </w:ins>
          </w:p>
          <w:p w14:paraId="7BDD11A3" w14:textId="77777777" w:rsidR="002B140E" w:rsidRDefault="00923422" w:rsidP="002B140E">
            <w:pPr>
              <w:spacing w:after="0" w:afterAutospacing="0"/>
              <w:ind w:left="0" w:firstLine="0"/>
              <w:rPr>
                <w:ins w:id="2108" w:author="spencer.swartz@gmail.com" w:date="2017-02-19T20:25:00Z"/>
              </w:rPr>
            </w:pPr>
            <w:ins w:id="2109" w:author="spencer.swartz@gmail.com" w:date="2017-02-19T20:24:00Z">
              <w:r>
                <w:t>mobile no -091827598</w:t>
              </w:r>
            </w:ins>
          </w:p>
          <w:p w14:paraId="13AAAD46" w14:textId="1DAFC9CA" w:rsidR="00923422" w:rsidRDefault="00923422" w:rsidP="002B140E">
            <w:pPr>
              <w:spacing w:after="0" w:afterAutospacing="0"/>
              <w:ind w:left="0" w:firstLine="0"/>
              <w:rPr>
                <w:ins w:id="2110" w:author="spencer.swartz@gmail.com" w:date="2017-02-19T20:15:00Z"/>
              </w:rPr>
            </w:pPr>
          </w:p>
        </w:tc>
      </w:tr>
      <w:tr w:rsidR="00A62F94" w14:paraId="29CCDBB4" w14:textId="77777777" w:rsidTr="00662FB0">
        <w:trPr>
          <w:ins w:id="2111" w:author="spencer.swartz@gmail.com" w:date="2017-02-19T20:15:00Z"/>
        </w:trPr>
        <w:tc>
          <w:tcPr>
            <w:tcW w:w="4247" w:type="dxa"/>
            <w:tcPrChange w:id="2112" w:author="spencer.swartz@gmail.com" w:date="2017-02-19T20:37:00Z">
              <w:tcPr>
                <w:tcW w:w="4247" w:type="dxa"/>
              </w:tcPr>
            </w:tcPrChange>
          </w:tcPr>
          <w:p w14:paraId="35AC91D7" w14:textId="77777777" w:rsidR="00923422" w:rsidRPr="00662FB0" w:rsidRDefault="00923422" w:rsidP="00923422">
            <w:pPr>
              <w:spacing w:after="0" w:afterAutospacing="0"/>
              <w:ind w:left="0" w:firstLine="0"/>
              <w:rPr>
                <w:ins w:id="2113" w:author="spencer.swartz@gmail.com" w:date="2017-02-19T20:18:00Z"/>
                <w:b/>
                <w:rPrChange w:id="2114" w:author="spencer.swartz@gmail.com" w:date="2017-02-19T20:41:00Z">
                  <w:rPr>
                    <w:ins w:id="2115" w:author="spencer.swartz@gmail.com" w:date="2017-02-19T20:18:00Z"/>
                  </w:rPr>
                </w:rPrChange>
              </w:rPr>
            </w:pPr>
            <w:ins w:id="2116" w:author="spencer.swartz@gmail.com" w:date="2017-02-19T20:18:00Z">
              <w:r w:rsidRPr="00662FB0">
                <w:rPr>
                  <w:b/>
                  <w:rPrChange w:id="2117" w:author="spencer.swartz@gmail.com" w:date="2017-02-19T20:41:00Z">
                    <w:rPr/>
                  </w:rPrChange>
                </w:rPr>
                <w:t>Dr. Ato Yohannes Tadesse</w:t>
              </w:r>
            </w:ins>
          </w:p>
          <w:p w14:paraId="033B018D" w14:textId="77777777" w:rsidR="00923422" w:rsidRDefault="00923422" w:rsidP="00923422">
            <w:pPr>
              <w:spacing w:after="0" w:afterAutospacing="0"/>
              <w:ind w:left="0" w:firstLine="0"/>
              <w:rPr>
                <w:ins w:id="2118" w:author="spencer.swartz@gmail.com" w:date="2017-02-19T20:18:00Z"/>
              </w:rPr>
            </w:pPr>
            <w:ins w:id="2119" w:author="spencer.swartz@gmail.com" w:date="2017-02-19T20:18:00Z">
              <w:r>
                <w:t>Head of Training and Health Service Department</w:t>
              </w:r>
            </w:ins>
          </w:p>
          <w:p w14:paraId="73F6A003" w14:textId="77777777" w:rsidR="00923422" w:rsidRDefault="00923422" w:rsidP="00923422">
            <w:pPr>
              <w:spacing w:after="0" w:afterAutospacing="0"/>
              <w:ind w:left="0" w:firstLine="0"/>
              <w:rPr>
                <w:ins w:id="2120" w:author="spencer.swartz@gmail.com" w:date="2017-02-19T20:18:00Z"/>
              </w:rPr>
            </w:pPr>
            <w:ins w:id="2121" w:author="spencer.swartz@gmail.com" w:date="2017-02-19T20:18:00Z">
              <w:r>
                <w:t>Ministry of Health</w:t>
              </w:r>
            </w:ins>
          </w:p>
          <w:p w14:paraId="6B4B65DF" w14:textId="300DF3F8" w:rsidR="00923422" w:rsidRDefault="00923422" w:rsidP="00662FB0">
            <w:pPr>
              <w:spacing w:after="0" w:afterAutospacing="0"/>
              <w:ind w:left="0" w:firstLine="0"/>
              <w:rPr>
                <w:ins w:id="2122" w:author="spencer.swartz@gmail.com" w:date="2017-02-19T20:15:00Z"/>
              </w:rPr>
            </w:pPr>
            <w:ins w:id="2123" w:author="spencer.swartz@gmail.com" w:date="2017-02-19T20:18:00Z">
              <w:r>
                <w:t>Addis Aababa, Ethiopia</w:t>
              </w:r>
            </w:ins>
          </w:p>
        </w:tc>
        <w:tc>
          <w:tcPr>
            <w:tcW w:w="4249" w:type="dxa"/>
            <w:tcPrChange w:id="2124" w:author="spencer.swartz@gmail.com" w:date="2017-02-19T20:37:00Z">
              <w:tcPr>
                <w:tcW w:w="4249" w:type="dxa"/>
              </w:tcPr>
            </w:tcPrChange>
          </w:tcPr>
          <w:p w14:paraId="150CECF1" w14:textId="77777777" w:rsidR="00923422" w:rsidRPr="00662FB0" w:rsidRDefault="00923422" w:rsidP="002B140E">
            <w:pPr>
              <w:spacing w:after="0" w:afterAutospacing="0"/>
              <w:ind w:left="0" w:firstLine="0"/>
              <w:rPr>
                <w:ins w:id="2125" w:author="spencer.swartz@gmail.com" w:date="2017-02-19T20:24:00Z"/>
                <w:b/>
                <w:rPrChange w:id="2126" w:author="spencer.swartz@gmail.com" w:date="2017-02-19T20:41:00Z">
                  <w:rPr>
                    <w:ins w:id="2127" w:author="spencer.swartz@gmail.com" w:date="2017-02-19T20:24:00Z"/>
                  </w:rPr>
                </w:rPrChange>
              </w:rPr>
            </w:pPr>
            <w:ins w:id="2128" w:author="spencer.swartz@gmail.com" w:date="2017-02-19T20:24:00Z">
              <w:r w:rsidRPr="00662FB0">
                <w:rPr>
                  <w:b/>
                  <w:rPrChange w:id="2129" w:author="spencer.swartz@gmail.com" w:date="2017-02-19T20:41:00Z">
                    <w:rPr/>
                  </w:rPrChange>
                </w:rPr>
                <w:t>Dr Asfowssen Bekele</w:t>
              </w:r>
            </w:ins>
          </w:p>
          <w:p w14:paraId="4A5DB805" w14:textId="77777777" w:rsidR="00923422" w:rsidRDefault="00923422" w:rsidP="002B140E">
            <w:pPr>
              <w:spacing w:after="0" w:afterAutospacing="0"/>
              <w:ind w:left="0" w:firstLine="0"/>
              <w:rPr>
                <w:ins w:id="2130" w:author="spencer.swartz@gmail.com" w:date="2017-02-19T20:24:00Z"/>
              </w:rPr>
            </w:pPr>
            <w:ins w:id="2131" w:author="spencer.swartz@gmail.com" w:date="2017-02-19T20:24:00Z">
              <w:r>
                <w:t>Dean, faculty of medical sciences</w:t>
              </w:r>
            </w:ins>
          </w:p>
          <w:p w14:paraId="46900835" w14:textId="7C830B84" w:rsidR="002B140E" w:rsidRDefault="00923422" w:rsidP="002B140E">
            <w:pPr>
              <w:spacing w:after="0" w:afterAutospacing="0"/>
              <w:ind w:left="0" w:firstLine="0"/>
              <w:rPr>
                <w:ins w:id="2132" w:author="spencer.swartz@gmail.com" w:date="2017-02-19T20:15:00Z"/>
              </w:rPr>
            </w:pPr>
            <w:ins w:id="2133" w:author="spencer.swartz@gmail.com" w:date="2017-02-19T20:24:00Z">
              <w:r>
                <w:t>Awassa, Ethiopia</w:t>
              </w:r>
            </w:ins>
          </w:p>
        </w:tc>
      </w:tr>
      <w:tr w:rsidR="00A62F94" w14:paraId="331559FD" w14:textId="77777777" w:rsidTr="00662FB0">
        <w:trPr>
          <w:ins w:id="2134" w:author="spencer.swartz@gmail.com" w:date="2017-02-19T20:15:00Z"/>
        </w:trPr>
        <w:tc>
          <w:tcPr>
            <w:tcW w:w="4247" w:type="dxa"/>
            <w:tcPrChange w:id="2135" w:author="spencer.swartz@gmail.com" w:date="2017-02-19T20:37:00Z">
              <w:tcPr>
                <w:tcW w:w="4247" w:type="dxa"/>
              </w:tcPr>
            </w:tcPrChange>
          </w:tcPr>
          <w:p w14:paraId="3C16EB2B" w14:textId="77777777" w:rsidR="00923422" w:rsidRPr="00662FB0" w:rsidRDefault="00923422" w:rsidP="002B140E">
            <w:pPr>
              <w:spacing w:after="0" w:afterAutospacing="0"/>
              <w:ind w:left="0" w:firstLine="0"/>
              <w:rPr>
                <w:ins w:id="2136" w:author="spencer.swartz@gmail.com" w:date="2017-02-19T20:19:00Z"/>
                <w:b/>
                <w:rPrChange w:id="2137" w:author="spencer.swartz@gmail.com" w:date="2017-02-19T20:41:00Z">
                  <w:rPr>
                    <w:ins w:id="2138" w:author="spencer.swartz@gmail.com" w:date="2017-02-19T20:19:00Z"/>
                  </w:rPr>
                </w:rPrChange>
              </w:rPr>
            </w:pPr>
            <w:ins w:id="2139" w:author="spencer.swartz@gmail.com" w:date="2017-02-19T20:19:00Z">
              <w:r w:rsidRPr="00662FB0">
                <w:rPr>
                  <w:b/>
                  <w:rPrChange w:id="2140" w:author="spencer.swartz@gmail.com" w:date="2017-02-19T20:41:00Z">
                    <w:rPr/>
                  </w:rPrChange>
                </w:rPr>
                <w:t>Dr, Tesfenesh Belay</w:t>
              </w:r>
            </w:ins>
          </w:p>
          <w:p w14:paraId="1CBDBE25" w14:textId="77777777" w:rsidR="00923422" w:rsidRDefault="00923422" w:rsidP="002B140E">
            <w:pPr>
              <w:spacing w:after="0" w:afterAutospacing="0"/>
              <w:ind w:left="0" w:firstLine="0"/>
              <w:rPr>
                <w:ins w:id="2141" w:author="spencer.swartz@gmail.com" w:date="2017-02-19T20:19:00Z"/>
              </w:rPr>
            </w:pPr>
            <w:ins w:id="2142" w:author="spencer.swartz@gmail.com" w:date="2017-02-19T20:19:00Z">
              <w:r>
                <w:t>Head, Family Health Department</w:t>
              </w:r>
            </w:ins>
          </w:p>
          <w:p w14:paraId="63860759" w14:textId="77777777" w:rsidR="00923422" w:rsidRDefault="00923422" w:rsidP="002B140E">
            <w:pPr>
              <w:spacing w:after="0" w:afterAutospacing="0"/>
              <w:ind w:left="0" w:firstLine="0"/>
              <w:rPr>
                <w:ins w:id="2143" w:author="spencer.swartz@gmail.com" w:date="2017-02-19T20:19:00Z"/>
              </w:rPr>
            </w:pPr>
            <w:ins w:id="2144" w:author="spencer.swartz@gmail.com" w:date="2017-02-19T20:19:00Z">
              <w:r>
                <w:t>Ministry of Health</w:t>
              </w:r>
            </w:ins>
          </w:p>
          <w:p w14:paraId="5A1B371A" w14:textId="77777777" w:rsidR="002B140E" w:rsidRDefault="00923422" w:rsidP="002B140E">
            <w:pPr>
              <w:spacing w:after="0" w:afterAutospacing="0"/>
              <w:ind w:left="0" w:firstLine="0"/>
              <w:rPr>
                <w:ins w:id="2145" w:author="spencer.swartz@gmail.com" w:date="2017-02-19T20:26:00Z"/>
              </w:rPr>
            </w:pPr>
            <w:ins w:id="2146" w:author="spencer.swartz@gmail.com" w:date="2017-02-19T20:19:00Z">
              <w:r>
                <w:t>Addis Aababa, Ethiopia</w:t>
              </w:r>
            </w:ins>
          </w:p>
          <w:p w14:paraId="3E67DE40" w14:textId="58309043" w:rsidR="00923422" w:rsidRDefault="00923422" w:rsidP="002B140E">
            <w:pPr>
              <w:spacing w:after="0" w:afterAutospacing="0"/>
              <w:ind w:left="0" w:firstLine="0"/>
              <w:rPr>
                <w:ins w:id="2147" w:author="spencer.swartz@gmail.com" w:date="2017-02-19T20:15:00Z"/>
              </w:rPr>
            </w:pPr>
          </w:p>
        </w:tc>
        <w:tc>
          <w:tcPr>
            <w:tcW w:w="4249" w:type="dxa"/>
            <w:tcPrChange w:id="2148" w:author="spencer.swartz@gmail.com" w:date="2017-02-19T20:37:00Z">
              <w:tcPr>
                <w:tcW w:w="4249" w:type="dxa"/>
              </w:tcPr>
            </w:tcPrChange>
          </w:tcPr>
          <w:p w14:paraId="08C64DE4" w14:textId="77777777" w:rsidR="00923422" w:rsidRPr="00662FB0" w:rsidRDefault="00923422" w:rsidP="002B140E">
            <w:pPr>
              <w:spacing w:after="0" w:afterAutospacing="0"/>
              <w:ind w:left="0" w:firstLine="0"/>
              <w:rPr>
                <w:ins w:id="2149" w:author="spencer.swartz@gmail.com" w:date="2017-02-19T20:25:00Z"/>
                <w:b/>
                <w:rPrChange w:id="2150" w:author="spencer.swartz@gmail.com" w:date="2017-02-19T20:41:00Z">
                  <w:rPr>
                    <w:ins w:id="2151" w:author="spencer.swartz@gmail.com" w:date="2017-02-19T20:25:00Z"/>
                  </w:rPr>
                </w:rPrChange>
              </w:rPr>
            </w:pPr>
            <w:ins w:id="2152" w:author="spencer.swartz@gmail.com" w:date="2017-02-19T20:25:00Z">
              <w:r w:rsidRPr="00662FB0">
                <w:rPr>
                  <w:b/>
                  <w:rPrChange w:id="2153" w:author="spencer.swartz@gmail.com" w:date="2017-02-19T20:41:00Z">
                    <w:rPr/>
                  </w:rPrChange>
                </w:rPr>
                <w:t>Dr Nebiyu</w:t>
              </w:r>
            </w:ins>
          </w:p>
          <w:p w14:paraId="50B6A96E" w14:textId="77777777" w:rsidR="00923422" w:rsidRDefault="00923422" w:rsidP="002B140E">
            <w:pPr>
              <w:spacing w:after="0" w:afterAutospacing="0"/>
              <w:ind w:left="0" w:firstLine="0"/>
              <w:rPr>
                <w:ins w:id="2154" w:author="spencer.swartz@gmail.com" w:date="2017-02-19T20:25:00Z"/>
              </w:rPr>
            </w:pPr>
            <w:ins w:id="2155" w:author="spencer.swartz@gmail.com" w:date="2017-02-19T20:25:00Z">
              <w:r>
                <w:t>Surgeon, Dilla hospital Dilla</w:t>
              </w:r>
            </w:ins>
          </w:p>
          <w:p w14:paraId="31C61A89" w14:textId="26BD8C28" w:rsidR="002B140E" w:rsidRDefault="00923422" w:rsidP="002B140E">
            <w:pPr>
              <w:spacing w:after="0" w:afterAutospacing="0"/>
              <w:ind w:left="0" w:firstLine="0"/>
              <w:rPr>
                <w:ins w:id="2156" w:author="spencer.swartz@gmail.com" w:date="2017-02-19T20:15:00Z"/>
              </w:rPr>
            </w:pPr>
            <w:ins w:id="2157" w:author="spencer.swartz@gmail.com" w:date="2017-02-19T20:25:00Z">
              <w:r>
                <w:t>Awassa, Ethiopia</w:t>
              </w:r>
            </w:ins>
          </w:p>
        </w:tc>
      </w:tr>
      <w:tr w:rsidR="00A62F94" w14:paraId="552A1155" w14:textId="77777777" w:rsidTr="00662FB0">
        <w:trPr>
          <w:ins w:id="2158" w:author="spencer.swartz@gmail.com" w:date="2017-02-19T20:15:00Z"/>
        </w:trPr>
        <w:tc>
          <w:tcPr>
            <w:tcW w:w="4247" w:type="dxa"/>
            <w:tcPrChange w:id="2159" w:author="spencer.swartz@gmail.com" w:date="2017-02-19T20:37:00Z">
              <w:tcPr>
                <w:tcW w:w="4247" w:type="dxa"/>
              </w:tcPr>
            </w:tcPrChange>
          </w:tcPr>
          <w:p w14:paraId="0E54F413" w14:textId="77777777" w:rsidR="00923422" w:rsidRPr="00662FB0" w:rsidRDefault="00923422" w:rsidP="00923422">
            <w:pPr>
              <w:spacing w:after="0" w:afterAutospacing="0"/>
              <w:ind w:left="0" w:firstLine="0"/>
              <w:rPr>
                <w:ins w:id="2160" w:author="spencer.swartz@gmail.com" w:date="2017-02-19T20:19:00Z"/>
                <w:b/>
                <w:rPrChange w:id="2161" w:author="spencer.swartz@gmail.com" w:date="2017-02-19T20:41:00Z">
                  <w:rPr>
                    <w:ins w:id="2162" w:author="spencer.swartz@gmail.com" w:date="2017-02-19T20:19:00Z"/>
                  </w:rPr>
                </w:rPrChange>
              </w:rPr>
            </w:pPr>
            <w:ins w:id="2163" w:author="spencer.swartz@gmail.com" w:date="2017-02-19T20:19:00Z">
              <w:r w:rsidRPr="00662FB0">
                <w:rPr>
                  <w:b/>
                  <w:rPrChange w:id="2164" w:author="spencer.swartz@gmail.com" w:date="2017-02-19T20:41:00Z">
                    <w:rPr/>
                  </w:rPrChange>
                </w:rPr>
                <w:t>Dr Tsegazeab Kebede</w:t>
              </w:r>
            </w:ins>
          </w:p>
          <w:p w14:paraId="145A32E7" w14:textId="77777777" w:rsidR="00923422" w:rsidRDefault="00923422" w:rsidP="00923422">
            <w:pPr>
              <w:spacing w:after="0" w:afterAutospacing="0"/>
              <w:ind w:left="0" w:right="193" w:firstLine="0"/>
              <w:rPr>
                <w:ins w:id="2165" w:author="spencer.swartz@gmail.com" w:date="2017-02-19T20:19:00Z"/>
              </w:rPr>
            </w:pPr>
            <w:ins w:id="2166" w:author="spencer.swartz@gmail.com" w:date="2017-02-19T20:19:00Z">
              <w:r>
                <w:t>Consultant Surgeon Consultant on Pre-hospital care and emergency care, Injury prevention and road safety</w:t>
              </w:r>
            </w:ins>
          </w:p>
          <w:p w14:paraId="3D4CE409" w14:textId="77777777" w:rsidR="00923422" w:rsidRDefault="00923422" w:rsidP="00923422">
            <w:pPr>
              <w:spacing w:after="0" w:afterAutospacing="0"/>
              <w:ind w:left="0" w:firstLine="0"/>
              <w:rPr>
                <w:ins w:id="2167" w:author="spencer.swartz@gmail.com" w:date="2017-02-19T20:19:00Z"/>
              </w:rPr>
            </w:pPr>
            <w:ins w:id="2168" w:author="spencer.swartz@gmail.com" w:date="2017-02-19T20:19:00Z">
              <w:r>
                <w:lastRenderedPageBreak/>
                <w:t>tel: 0911208345(mobile)</w:t>
              </w:r>
            </w:ins>
          </w:p>
          <w:p w14:paraId="00657101" w14:textId="77777777" w:rsidR="00923422" w:rsidRDefault="00923422" w:rsidP="00923422">
            <w:pPr>
              <w:spacing w:after="0" w:afterAutospacing="0"/>
              <w:ind w:left="0" w:firstLine="0"/>
              <w:rPr>
                <w:ins w:id="2169" w:author="spencer.swartz@gmail.com" w:date="2017-02-19T20:19:00Z"/>
              </w:rPr>
            </w:pPr>
            <w:ins w:id="2170" w:author="spencer.swartz@gmail.com" w:date="2017-02-19T20:19:00Z">
              <w:r>
                <w:t>P.O.Box 15836</w:t>
              </w:r>
            </w:ins>
          </w:p>
          <w:p w14:paraId="20C74F74" w14:textId="77777777" w:rsidR="00923422" w:rsidRDefault="00923422" w:rsidP="00923422">
            <w:pPr>
              <w:spacing w:after="0" w:afterAutospacing="0"/>
              <w:ind w:left="0" w:firstLine="0"/>
              <w:rPr>
                <w:ins w:id="2171" w:author="spencer.swartz@gmail.com" w:date="2017-02-19T20:19:00Z"/>
              </w:rPr>
            </w:pPr>
            <w:ins w:id="2172" w:author="spencer.swartz@gmail.com" w:date="2017-02-19T20:19:00Z">
              <w:r>
                <w:t>e-mail:tsegaz@yahoo.com,</w:t>
              </w:r>
            </w:ins>
          </w:p>
          <w:p w14:paraId="5F90C91E" w14:textId="77777777" w:rsidR="002B140E" w:rsidRDefault="00923422" w:rsidP="00923422">
            <w:pPr>
              <w:spacing w:after="0" w:afterAutospacing="0"/>
              <w:ind w:left="0" w:firstLine="0"/>
              <w:rPr>
                <w:ins w:id="2173" w:author="spencer.swartz@gmail.com" w:date="2017-02-19T20:27:00Z"/>
              </w:rPr>
            </w:pPr>
            <w:ins w:id="2174" w:author="spencer.swartz@gmail.com" w:date="2017-02-19T20:19:00Z">
              <w:r>
                <w:t>Addis Ababa, Ethiopia</w:t>
              </w:r>
            </w:ins>
          </w:p>
          <w:p w14:paraId="2738AFE8" w14:textId="7F1B90D9" w:rsidR="00A62F94" w:rsidRDefault="00A62F94" w:rsidP="00923422">
            <w:pPr>
              <w:spacing w:after="0" w:afterAutospacing="0"/>
              <w:ind w:left="0" w:firstLine="0"/>
              <w:rPr>
                <w:ins w:id="2175" w:author="spencer.swartz@gmail.com" w:date="2017-02-19T20:15:00Z"/>
              </w:rPr>
            </w:pPr>
          </w:p>
        </w:tc>
        <w:tc>
          <w:tcPr>
            <w:tcW w:w="4249" w:type="dxa"/>
            <w:tcPrChange w:id="2176" w:author="spencer.swartz@gmail.com" w:date="2017-02-19T20:37:00Z">
              <w:tcPr>
                <w:tcW w:w="4249" w:type="dxa"/>
              </w:tcPr>
            </w:tcPrChange>
          </w:tcPr>
          <w:p w14:paraId="0162BF5A" w14:textId="14FA7060" w:rsidR="00A62F94" w:rsidRPr="00662FB0" w:rsidRDefault="00662FB0" w:rsidP="002B140E">
            <w:pPr>
              <w:spacing w:after="0" w:afterAutospacing="0"/>
              <w:ind w:left="0" w:firstLine="0"/>
              <w:rPr>
                <w:ins w:id="2177" w:author="spencer.swartz@gmail.com" w:date="2017-02-19T20:26:00Z"/>
                <w:b/>
                <w:rPrChange w:id="2178" w:author="spencer.swartz@gmail.com" w:date="2017-02-19T20:41:00Z">
                  <w:rPr>
                    <w:ins w:id="2179" w:author="spencer.swartz@gmail.com" w:date="2017-02-19T20:26:00Z"/>
                  </w:rPr>
                </w:rPrChange>
              </w:rPr>
            </w:pPr>
            <w:ins w:id="2180" w:author="spencer.swartz@gmail.com" w:date="2017-02-19T20:26:00Z">
              <w:r w:rsidRPr="00662FB0">
                <w:rPr>
                  <w:b/>
                </w:rPr>
                <w:lastRenderedPageBreak/>
                <w:t>Dr Ato Basmo</w:t>
              </w:r>
            </w:ins>
          </w:p>
          <w:p w14:paraId="526FD718" w14:textId="77777777" w:rsidR="00A62F94" w:rsidRDefault="00A62F94" w:rsidP="002B140E">
            <w:pPr>
              <w:spacing w:after="0" w:afterAutospacing="0"/>
              <w:ind w:left="0" w:firstLine="0"/>
              <w:rPr>
                <w:ins w:id="2181" w:author="spencer.swartz@gmail.com" w:date="2017-02-19T20:26:00Z"/>
              </w:rPr>
            </w:pPr>
            <w:ins w:id="2182" w:author="spencer.swartz@gmail.com" w:date="2017-02-19T20:26:00Z">
              <w:r>
                <w:t>Head of training,</w:t>
              </w:r>
            </w:ins>
          </w:p>
          <w:p w14:paraId="4FE45040" w14:textId="3FB6CFAB" w:rsidR="00A62F94" w:rsidRDefault="00923422" w:rsidP="002B140E">
            <w:pPr>
              <w:spacing w:after="0" w:afterAutospacing="0"/>
              <w:ind w:left="0" w:firstLine="0"/>
              <w:rPr>
                <w:ins w:id="2183" w:author="spencer.swartz@gmail.com" w:date="2017-02-19T20:27:00Z"/>
              </w:rPr>
            </w:pPr>
            <w:ins w:id="2184" w:author="spencer.swartz@gmail.com" w:date="2017-02-19T20:26:00Z">
              <w:r>
                <w:t xml:space="preserve">Yirgalem </w:t>
              </w:r>
            </w:ins>
            <w:ins w:id="2185" w:author="spencer.swartz@gmail.com" w:date="2017-02-21T18:35:00Z">
              <w:r w:rsidR="00A5691D">
                <w:t>Hospital</w:t>
              </w:r>
            </w:ins>
            <w:ins w:id="2186" w:author="spencer.swartz@gmail.com" w:date="2017-02-19T20:26:00Z">
              <w:r>
                <w:t xml:space="preserve"> Yirgalem </w:t>
              </w:r>
            </w:ins>
          </w:p>
          <w:p w14:paraId="44C11060" w14:textId="729B6E53" w:rsidR="002B140E" w:rsidRDefault="00923422" w:rsidP="002B140E">
            <w:pPr>
              <w:spacing w:after="0" w:afterAutospacing="0"/>
              <w:ind w:left="0" w:firstLine="0"/>
              <w:rPr>
                <w:ins w:id="2187" w:author="spencer.swartz@gmail.com" w:date="2017-02-19T20:15:00Z"/>
              </w:rPr>
            </w:pPr>
            <w:ins w:id="2188" w:author="spencer.swartz@gmail.com" w:date="2017-02-19T20:26:00Z">
              <w:r>
                <w:t>Awassa, Ethiopia</w:t>
              </w:r>
            </w:ins>
          </w:p>
        </w:tc>
      </w:tr>
      <w:tr w:rsidR="00A62F94" w14:paraId="49E7BC3A" w14:textId="77777777" w:rsidTr="00662FB0">
        <w:trPr>
          <w:ins w:id="2189" w:author="spencer.swartz@gmail.com" w:date="2017-02-19T20:15:00Z"/>
        </w:trPr>
        <w:tc>
          <w:tcPr>
            <w:tcW w:w="4247" w:type="dxa"/>
            <w:tcPrChange w:id="2190" w:author="spencer.swartz@gmail.com" w:date="2017-02-19T20:37:00Z">
              <w:tcPr>
                <w:tcW w:w="4247" w:type="dxa"/>
              </w:tcPr>
            </w:tcPrChange>
          </w:tcPr>
          <w:p w14:paraId="53E57297" w14:textId="77777777" w:rsidR="00A62F94" w:rsidRPr="00662FB0" w:rsidRDefault="00A62F94" w:rsidP="002B140E">
            <w:pPr>
              <w:spacing w:after="0" w:afterAutospacing="0"/>
              <w:ind w:left="0" w:firstLine="0"/>
              <w:rPr>
                <w:ins w:id="2191" w:author="spencer.swartz@gmail.com" w:date="2017-02-19T20:28:00Z"/>
                <w:b/>
                <w:rPrChange w:id="2192" w:author="spencer.swartz@gmail.com" w:date="2017-02-19T20:41:00Z">
                  <w:rPr>
                    <w:ins w:id="2193" w:author="spencer.swartz@gmail.com" w:date="2017-02-19T20:28:00Z"/>
                  </w:rPr>
                </w:rPrChange>
              </w:rPr>
            </w:pPr>
            <w:ins w:id="2194" w:author="spencer.swartz@gmail.com" w:date="2017-02-19T20:28:00Z">
              <w:r w:rsidRPr="00662FB0">
                <w:rPr>
                  <w:b/>
                  <w:rPrChange w:id="2195" w:author="spencer.swartz@gmail.com" w:date="2017-02-19T20:41:00Z">
                    <w:rPr/>
                  </w:rPrChange>
                </w:rPr>
                <w:t>Dr Samson</w:t>
              </w:r>
            </w:ins>
          </w:p>
          <w:p w14:paraId="1C99FBC4" w14:textId="77777777" w:rsidR="00A62F94" w:rsidRDefault="00A62F94" w:rsidP="002B140E">
            <w:pPr>
              <w:spacing w:after="0" w:afterAutospacing="0"/>
              <w:ind w:left="0" w:firstLine="0"/>
              <w:rPr>
                <w:ins w:id="2196" w:author="spencer.swartz@gmail.com" w:date="2017-02-19T20:28:00Z"/>
              </w:rPr>
            </w:pPr>
            <w:ins w:id="2197" w:author="spencer.swartz@gmail.com" w:date="2017-02-19T20:28:00Z">
              <w:r>
                <w:t>Obstetrician Awassa College of Health Sciences(ACHS)</w:t>
              </w:r>
            </w:ins>
          </w:p>
          <w:p w14:paraId="3F1B2A7F" w14:textId="77777777" w:rsidR="002B140E" w:rsidRDefault="00A62F94" w:rsidP="002B140E">
            <w:pPr>
              <w:spacing w:after="0" w:afterAutospacing="0"/>
              <w:ind w:left="0" w:firstLine="0"/>
              <w:rPr>
                <w:ins w:id="2198" w:author="spencer.swartz@gmail.com" w:date="2017-02-19T20:29:00Z"/>
              </w:rPr>
            </w:pPr>
            <w:ins w:id="2199" w:author="spencer.swartz@gmail.com" w:date="2017-02-19T20:28:00Z">
              <w:r>
                <w:t>Ethiopía</w:t>
              </w:r>
            </w:ins>
          </w:p>
          <w:p w14:paraId="75B63EFE" w14:textId="185990F8" w:rsidR="00A62F94" w:rsidRDefault="00A62F94" w:rsidP="002B140E">
            <w:pPr>
              <w:spacing w:after="0" w:afterAutospacing="0"/>
              <w:ind w:left="0" w:firstLine="0"/>
              <w:rPr>
                <w:ins w:id="2200" w:author="spencer.swartz@gmail.com" w:date="2017-02-19T20:15:00Z"/>
              </w:rPr>
            </w:pPr>
          </w:p>
        </w:tc>
        <w:tc>
          <w:tcPr>
            <w:tcW w:w="4249" w:type="dxa"/>
            <w:tcPrChange w:id="2201" w:author="spencer.swartz@gmail.com" w:date="2017-02-19T20:37:00Z">
              <w:tcPr>
                <w:tcW w:w="4249" w:type="dxa"/>
              </w:tcPr>
            </w:tcPrChange>
          </w:tcPr>
          <w:p w14:paraId="56B68E8E" w14:textId="77777777" w:rsidR="00A62F94" w:rsidRPr="00662FB0" w:rsidRDefault="00A62F94" w:rsidP="002B140E">
            <w:pPr>
              <w:spacing w:after="0" w:afterAutospacing="0"/>
              <w:ind w:left="0" w:firstLine="0"/>
              <w:rPr>
                <w:ins w:id="2202" w:author="spencer.swartz@gmail.com" w:date="2017-02-19T20:28:00Z"/>
                <w:b/>
                <w:rPrChange w:id="2203" w:author="spencer.swartz@gmail.com" w:date="2017-02-19T20:41:00Z">
                  <w:rPr>
                    <w:ins w:id="2204" w:author="spencer.swartz@gmail.com" w:date="2017-02-19T20:28:00Z"/>
                  </w:rPr>
                </w:rPrChange>
              </w:rPr>
            </w:pPr>
            <w:ins w:id="2205" w:author="spencer.swartz@gmail.com" w:date="2017-02-19T20:28:00Z">
              <w:r w:rsidRPr="00662FB0">
                <w:rPr>
                  <w:b/>
                  <w:rPrChange w:id="2206" w:author="spencer.swartz@gmail.com" w:date="2017-02-19T20:41:00Z">
                    <w:rPr/>
                  </w:rPrChange>
                </w:rPr>
                <w:t>Sister Workie</w:t>
              </w:r>
            </w:ins>
          </w:p>
          <w:p w14:paraId="0935BD29" w14:textId="1EBE4173" w:rsidR="00A62F94" w:rsidRDefault="00A5691D" w:rsidP="002B140E">
            <w:pPr>
              <w:spacing w:after="0" w:afterAutospacing="0"/>
              <w:ind w:left="0" w:firstLine="0"/>
              <w:rPr>
                <w:ins w:id="2207" w:author="spencer.swartz@gmail.com" w:date="2017-02-19T20:28:00Z"/>
              </w:rPr>
            </w:pPr>
            <w:ins w:id="2208" w:author="spencer.swartz@gmail.com" w:date="2017-02-21T18:32:00Z">
              <w:r>
                <w:t>Anesthetic</w:t>
              </w:r>
            </w:ins>
            <w:ins w:id="2209" w:author="spencer.swartz@gmail.com" w:date="2017-02-19T20:28:00Z">
              <w:r w:rsidR="00A62F94">
                <w:t xml:space="preserve"> Nurse</w:t>
              </w:r>
            </w:ins>
          </w:p>
          <w:p w14:paraId="6B9B8098" w14:textId="72574EFE" w:rsidR="002B140E" w:rsidRDefault="00A62F94" w:rsidP="002B140E">
            <w:pPr>
              <w:spacing w:after="0" w:afterAutospacing="0"/>
              <w:ind w:left="0" w:firstLine="0"/>
              <w:rPr>
                <w:ins w:id="2210" w:author="spencer.swartz@gmail.com" w:date="2017-02-19T20:15:00Z"/>
              </w:rPr>
            </w:pPr>
            <w:ins w:id="2211" w:author="spencer.swartz@gmail.com" w:date="2017-02-19T20:28:00Z">
              <w:r>
                <w:t>Dilla Hospital</w:t>
              </w:r>
            </w:ins>
            <w:ins w:id="2212" w:author="spencer.swartz@gmail.com" w:date="2017-02-19T20:29:00Z">
              <w:r>
                <w:t xml:space="preserve"> </w:t>
              </w:r>
            </w:ins>
            <w:ins w:id="2213" w:author="spencer.swartz@gmail.com" w:date="2017-02-19T20:28:00Z">
              <w:r>
                <w:t>Ethiopía</w:t>
              </w:r>
            </w:ins>
          </w:p>
        </w:tc>
      </w:tr>
      <w:tr w:rsidR="00A62F94" w14:paraId="316A3991" w14:textId="77777777" w:rsidTr="00662FB0">
        <w:trPr>
          <w:ins w:id="2214" w:author="spencer.swartz@gmail.com" w:date="2017-02-19T20:28:00Z"/>
        </w:trPr>
        <w:tc>
          <w:tcPr>
            <w:tcW w:w="4247" w:type="dxa"/>
            <w:tcPrChange w:id="2215" w:author="spencer.swartz@gmail.com" w:date="2017-02-19T20:37:00Z">
              <w:tcPr>
                <w:tcW w:w="4247" w:type="dxa"/>
              </w:tcPr>
            </w:tcPrChange>
          </w:tcPr>
          <w:p w14:paraId="5C2AA1F9" w14:textId="77777777" w:rsidR="00A62F94" w:rsidRPr="00662FB0" w:rsidRDefault="00A62F94" w:rsidP="00A62F94">
            <w:pPr>
              <w:spacing w:after="0" w:afterAutospacing="0"/>
              <w:ind w:left="0" w:firstLine="0"/>
              <w:rPr>
                <w:ins w:id="2216" w:author="spencer.swartz@gmail.com" w:date="2017-02-19T20:29:00Z"/>
                <w:b/>
                <w:rPrChange w:id="2217" w:author="spencer.swartz@gmail.com" w:date="2017-02-19T20:41:00Z">
                  <w:rPr>
                    <w:ins w:id="2218" w:author="spencer.swartz@gmail.com" w:date="2017-02-19T20:29:00Z"/>
                  </w:rPr>
                </w:rPrChange>
              </w:rPr>
            </w:pPr>
            <w:ins w:id="2219" w:author="spencer.swartz@gmail.com" w:date="2017-02-19T20:29:00Z">
              <w:r w:rsidRPr="00662FB0">
                <w:rPr>
                  <w:b/>
                  <w:rPrChange w:id="2220" w:author="spencer.swartz@gmail.com" w:date="2017-02-19T20:41:00Z">
                    <w:rPr/>
                  </w:rPrChange>
                </w:rPr>
                <w:t>Sister Meskerem</w:t>
              </w:r>
            </w:ins>
          </w:p>
          <w:p w14:paraId="19F1CF3B" w14:textId="16971CAB" w:rsidR="00A62F94" w:rsidRDefault="00A5691D" w:rsidP="00A62F94">
            <w:pPr>
              <w:spacing w:after="0" w:afterAutospacing="0"/>
              <w:ind w:left="0" w:firstLine="0"/>
              <w:rPr>
                <w:ins w:id="2221" w:author="spencer.swartz@gmail.com" w:date="2017-02-19T20:29:00Z"/>
              </w:rPr>
            </w:pPr>
            <w:ins w:id="2222" w:author="spencer.swartz@gmail.com" w:date="2017-02-21T18:35:00Z">
              <w:r>
                <w:t>Pediatric</w:t>
              </w:r>
            </w:ins>
            <w:ins w:id="2223" w:author="spencer.swartz@gmail.com" w:date="2017-02-19T20:29:00Z">
              <w:r w:rsidR="00A62F94">
                <w:t xml:space="preserve"> Nurse,</w:t>
              </w:r>
            </w:ins>
          </w:p>
          <w:p w14:paraId="015EB53C" w14:textId="24DEF4B6" w:rsidR="00A62F94" w:rsidRDefault="00A62F94" w:rsidP="00A62F94">
            <w:pPr>
              <w:spacing w:after="0" w:afterAutospacing="0"/>
              <w:ind w:left="0" w:firstLine="0"/>
              <w:rPr>
                <w:ins w:id="2224" w:author="spencer.swartz@gmail.com" w:date="2017-02-19T20:28:00Z"/>
              </w:rPr>
            </w:pPr>
            <w:ins w:id="2225" w:author="spencer.swartz@gmail.com" w:date="2017-02-19T20:29:00Z">
              <w:r>
                <w:t>Dilla Hospital Ethiopía</w:t>
              </w:r>
            </w:ins>
          </w:p>
        </w:tc>
        <w:tc>
          <w:tcPr>
            <w:tcW w:w="4249" w:type="dxa"/>
            <w:tcPrChange w:id="2226" w:author="spencer.swartz@gmail.com" w:date="2017-02-19T20:37:00Z">
              <w:tcPr>
                <w:tcW w:w="4249" w:type="dxa"/>
              </w:tcPr>
            </w:tcPrChange>
          </w:tcPr>
          <w:p w14:paraId="0ADBA34C" w14:textId="144FC6FC" w:rsidR="00A62F94" w:rsidRPr="00662FB0" w:rsidRDefault="00A62F94" w:rsidP="002B140E">
            <w:pPr>
              <w:spacing w:after="0" w:afterAutospacing="0"/>
              <w:ind w:left="0" w:firstLine="0"/>
              <w:rPr>
                <w:ins w:id="2227" w:author="spencer.swartz@gmail.com" w:date="2017-02-19T20:29:00Z"/>
                <w:b/>
                <w:rPrChange w:id="2228" w:author="spencer.swartz@gmail.com" w:date="2017-02-19T20:41:00Z">
                  <w:rPr>
                    <w:ins w:id="2229" w:author="spencer.swartz@gmail.com" w:date="2017-02-19T20:29:00Z"/>
                  </w:rPr>
                </w:rPrChange>
              </w:rPr>
            </w:pPr>
            <w:ins w:id="2230" w:author="spencer.swartz@gmail.com" w:date="2017-02-19T20:29:00Z">
              <w:r w:rsidRPr="00662FB0">
                <w:rPr>
                  <w:b/>
                  <w:rPrChange w:id="2231" w:author="spencer.swartz@gmail.com" w:date="2017-02-19T20:41:00Z">
                    <w:rPr/>
                  </w:rPrChange>
                </w:rPr>
                <w:t>Prof. E Parry</w:t>
              </w:r>
            </w:ins>
          </w:p>
          <w:p w14:paraId="5C7F944E" w14:textId="77777777" w:rsidR="00A62F94" w:rsidRDefault="00A62F94" w:rsidP="002B140E">
            <w:pPr>
              <w:spacing w:after="0" w:afterAutospacing="0"/>
              <w:ind w:left="0" w:firstLine="0"/>
              <w:rPr>
                <w:ins w:id="2232" w:author="spencer.swartz@gmail.com" w:date="2017-02-19T20:29:00Z"/>
              </w:rPr>
            </w:pPr>
            <w:ins w:id="2233" w:author="spencer.swartz@gmail.com" w:date="2017-02-19T20:29:00Z">
              <w:r>
                <w:t>Chairman, Tropical Doctor Tropical Health Education Trust (THET)</w:t>
              </w:r>
            </w:ins>
          </w:p>
          <w:p w14:paraId="3976ADD4" w14:textId="77777777" w:rsidR="00A62F94" w:rsidRDefault="00A62F94" w:rsidP="002B140E">
            <w:pPr>
              <w:spacing w:after="0" w:afterAutospacing="0"/>
              <w:ind w:left="0" w:firstLine="0"/>
              <w:rPr>
                <w:ins w:id="2234" w:author="spencer.swartz@gmail.com" w:date="2017-02-19T20:29:00Z"/>
              </w:rPr>
            </w:pPr>
            <w:ins w:id="2235" w:author="spencer.swartz@gmail.com" w:date="2017-02-19T20:29:00Z">
              <w:r>
                <w:t>UK</w:t>
              </w:r>
            </w:ins>
          </w:p>
          <w:p w14:paraId="295B5F78" w14:textId="7F60A3BE" w:rsidR="00A62F94" w:rsidRDefault="00A62F94" w:rsidP="002B140E">
            <w:pPr>
              <w:spacing w:after="0" w:afterAutospacing="0"/>
              <w:ind w:left="0" w:firstLine="0"/>
              <w:rPr>
                <w:ins w:id="2236" w:author="spencer.swartz@gmail.com" w:date="2017-02-19T20:28:00Z"/>
              </w:rPr>
            </w:pPr>
            <w:ins w:id="2237" w:author="spencer.swartz@gmail.com" w:date="2017-02-19T20:29:00Z">
              <w:r>
                <w:t>Tel 0044 2076798210</w:t>
              </w:r>
            </w:ins>
          </w:p>
        </w:tc>
      </w:tr>
      <w:tr w:rsidR="00A62F94" w14:paraId="034046A2" w14:textId="77777777" w:rsidTr="00662FB0">
        <w:trPr>
          <w:ins w:id="2238" w:author="spencer.swartz@gmail.com" w:date="2017-02-19T20:28:00Z"/>
        </w:trPr>
        <w:tc>
          <w:tcPr>
            <w:tcW w:w="4247" w:type="dxa"/>
            <w:tcPrChange w:id="2239" w:author="spencer.swartz@gmail.com" w:date="2017-02-19T20:37:00Z">
              <w:tcPr>
                <w:tcW w:w="4247" w:type="dxa"/>
              </w:tcPr>
            </w:tcPrChange>
          </w:tcPr>
          <w:p w14:paraId="1D36A178" w14:textId="77777777" w:rsidR="00A62F94" w:rsidRPr="00662FB0" w:rsidRDefault="00A62F94" w:rsidP="00A62F94">
            <w:pPr>
              <w:spacing w:after="0" w:afterAutospacing="0"/>
              <w:ind w:left="0" w:firstLine="0"/>
              <w:rPr>
                <w:ins w:id="2240" w:author="spencer.swartz@gmail.com" w:date="2017-02-19T20:30:00Z"/>
                <w:b/>
                <w:rPrChange w:id="2241" w:author="spencer.swartz@gmail.com" w:date="2017-02-19T20:41:00Z">
                  <w:rPr>
                    <w:ins w:id="2242" w:author="spencer.swartz@gmail.com" w:date="2017-02-19T20:30:00Z"/>
                  </w:rPr>
                </w:rPrChange>
              </w:rPr>
            </w:pPr>
            <w:ins w:id="2243" w:author="spencer.swartz@gmail.com" w:date="2017-02-19T20:30:00Z">
              <w:r w:rsidRPr="00662FB0">
                <w:rPr>
                  <w:b/>
                  <w:rPrChange w:id="2244" w:author="spencer.swartz@gmail.com" w:date="2017-02-19T20:41:00Z">
                    <w:rPr/>
                  </w:rPrChange>
                </w:rPr>
                <w:t>Dr. Adriana Ignea</w:t>
              </w:r>
            </w:ins>
          </w:p>
          <w:p w14:paraId="539B1FFC" w14:textId="71BAAC42" w:rsidR="00A62F94" w:rsidRDefault="00A62F94" w:rsidP="00A62F94">
            <w:pPr>
              <w:spacing w:after="0" w:afterAutospacing="0"/>
              <w:ind w:left="0" w:firstLine="0"/>
              <w:rPr>
                <w:ins w:id="2245" w:author="spencer.swartz@gmail.com" w:date="2017-02-19T20:30:00Z"/>
              </w:rPr>
            </w:pPr>
            <w:ins w:id="2246" w:author="spencer.swartz@gmail.com" w:date="2017-02-19T20:30:00Z">
              <w:r w:rsidRPr="00A62F94">
                <w:rPr>
                  <w:rPrChange w:id="2247" w:author="spencer.swartz@gmail.com" w:date="2017-02-19T20:30:00Z">
                    <w:rPr>
                      <w:rStyle w:val="Hyperlink"/>
                    </w:rPr>
                  </w:rPrChange>
                </w:rPr>
                <w:t>dres_ignea@yahoo.de</w:t>
              </w:r>
            </w:ins>
          </w:p>
          <w:p w14:paraId="26CA59CB" w14:textId="77777777" w:rsidR="00A62F94" w:rsidRDefault="00A62F94" w:rsidP="00A62F94">
            <w:pPr>
              <w:spacing w:after="0" w:afterAutospacing="0"/>
              <w:ind w:left="0" w:firstLine="0"/>
              <w:rPr>
                <w:ins w:id="2248" w:author="spencer.swartz@gmail.com" w:date="2017-02-19T20:30:00Z"/>
              </w:rPr>
            </w:pPr>
            <w:ins w:id="2249" w:author="spencer.swartz@gmail.com" w:date="2017-02-19T20:30:00Z">
              <w:r>
                <w:t>Tel: 0025 11 551 88 56</w:t>
              </w:r>
            </w:ins>
          </w:p>
          <w:p w14:paraId="48EB382B" w14:textId="77777777" w:rsidR="00A62F94" w:rsidRDefault="00A62F94" w:rsidP="00A62F94">
            <w:pPr>
              <w:spacing w:after="0" w:afterAutospacing="0"/>
              <w:ind w:left="0" w:firstLine="0"/>
              <w:rPr>
                <w:ins w:id="2250" w:author="spencer.swartz@gmail.com" w:date="2017-02-19T20:31:00Z"/>
              </w:rPr>
            </w:pPr>
            <w:ins w:id="2251" w:author="spencer.swartz@gmail.com" w:date="2017-02-19T20:30:00Z">
              <w:r>
                <w:t>Addis Ababa, Ethiopía</w:t>
              </w:r>
            </w:ins>
          </w:p>
          <w:p w14:paraId="03B3852E" w14:textId="1E7350B0" w:rsidR="00A62F94" w:rsidRDefault="00A62F94" w:rsidP="00A62F94">
            <w:pPr>
              <w:spacing w:after="0" w:afterAutospacing="0"/>
              <w:ind w:left="0" w:firstLine="0"/>
              <w:rPr>
                <w:ins w:id="2252" w:author="spencer.swartz@gmail.com" w:date="2017-02-19T20:28:00Z"/>
              </w:rPr>
            </w:pPr>
          </w:p>
        </w:tc>
        <w:tc>
          <w:tcPr>
            <w:tcW w:w="4249" w:type="dxa"/>
            <w:tcPrChange w:id="2253" w:author="spencer.swartz@gmail.com" w:date="2017-02-19T20:37:00Z">
              <w:tcPr>
                <w:tcW w:w="4249" w:type="dxa"/>
              </w:tcPr>
            </w:tcPrChange>
          </w:tcPr>
          <w:p w14:paraId="7CF74D2B" w14:textId="0C8DF28E" w:rsidR="00A62F94" w:rsidRPr="00662FB0" w:rsidRDefault="00A5691D" w:rsidP="002B140E">
            <w:pPr>
              <w:spacing w:after="0" w:afterAutospacing="0"/>
              <w:ind w:left="0" w:firstLine="0"/>
              <w:rPr>
                <w:ins w:id="2254" w:author="spencer.swartz@gmail.com" w:date="2017-02-19T20:31:00Z"/>
                <w:b/>
                <w:rPrChange w:id="2255" w:author="spencer.swartz@gmail.com" w:date="2017-02-19T20:40:00Z">
                  <w:rPr>
                    <w:ins w:id="2256" w:author="spencer.swartz@gmail.com" w:date="2017-02-19T20:31:00Z"/>
                  </w:rPr>
                </w:rPrChange>
              </w:rPr>
            </w:pPr>
            <w:ins w:id="2257" w:author="spencer.swartz@gmail.com" w:date="2017-02-21T18:35:00Z">
              <w:r w:rsidRPr="00662FB0">
                <w:rPr>
                  <w:b/>
                </w:rPr>
                <w:t>Dr. Johann</w:t>
              </w:r>
            </w:ins>
            <w:ins w:id="2258" w:author="spencer.swartz@gmail.com" w:date="2017-02-19T20:31:00Z">
              <w:r w:rsidR="00A62F94" w:rsidRPr="00662FB0">
                <w:rPr>
                  <w:b/>
                  <w:rPrChange w:id="2259" w:author="spencer.swartz@gmail.com" w:date="2017-02-19T20:40:00Z">
                    <w:rPr/>
                  </w:rPrChange>
                </w:rPr>
                <w:t xml:space="preserve"> Ignea</w:t>
              </w:r>
            </w:ins>
          </w:p>
          <w:p w14:paraId="5B98B6A4" w14:textId="77777777" w:rsidR="00A62F94" w:rsidRDefault="00A62F94" w:rsidP="002B140E">
            <w:pPr>
              <w:spacing w:after="0" w:afterAutospacing="0"/>
              <w:ind w:left="0" w:firstLine="0"/>
              <w:rPr>
                <w:ins w:id="2260" w:author="spencer.swartz@gmail.com" w:date="2017-02-19T20:31:00Z"/>
              </w:rPr>
            </w:pPr>
            <w:ins w:id="2261" w:author="spencer.swartz@gmail.com" w:date="2017-02-19T20:31:00Z">
              <w:r>
                <w:t>Tel: 0025 47 111 7989 / 0025 97</w:t>
              </w:r>
            </w:ins>
          </w:p>
          <w:p w14:paraId="1908D782" w14:textId="550929E2" w:rsidR="00A62F94" w:rsidRDefault="00A62F94" w:rsidP="002B140E">
            <w:pPr>
              <w:spacing w:after="0" w:afterAutospacing="0"/>
              <w:ind w:left="0" w:firstLine="0"/>
              <w:rPr>
                <w:ins w:id="2262" w:author="spencer.swartz@gmail.com" w:date="2017-02-19T20:28:00Z"/>
              </w:rPr>
            </w:pPr>
            <w:ins w:id="2263" w:author="spencer.swartz@gmail.com" w:date="2017-02-19T20:31:00Z">
              <w:r>
                <w:t>Jimma, Ethiopía</w:t>
              </w:r>
            </w:ins>
          </w:p>
        </w:tc>
      </w:tr>
      <w:tr w:rsidR="00A62F94" w14:paraId="61D196AD" w14:textId="77777777" w:rsidTr="00662FB0">
        <w:trPr>
          <w:ins w:id="2264" w:author="spencer.swartz@gmail.com" w:date="2017-02-19T20:28:00Z"/>
        </w:trPr>
        <w:tc>
          <w:tcPr>
            <w:tcW w:w="8496" w:type="dxa"/>
            <w:gridSpan w:val="2"/>
            <w:tcPrChange w:id="2265" w:author="spencer.swartz@gmail.com" w:date="2017-02-19T20:37:00Z">
              <w:tcPr>
                <w:tcW w:w="8496" w:type="dxa"/>
                <w:gridSpan w:val="2"/>
              </w:tcPr>
            </w:tcPrChange>
          </w:tcPr>
          <w:p w14:paraId="49D8658C" w14:textId="66571415" w:rsidR="00A62F94" w:rsidRDefault="00A62F94">
            <w:pPr>
              <w:pStyle w:val="Heading3"/>
              <w:rPr>
                <w:ins w:id="2266" w:author="spencer.swartz@gmail.com" w:date="2017-02-19T20:32:00Z"/>
              </w:rPr>
              <w:pPrChange w:id="2267" w:author="Spencer Swartz" w:date="2017-02-22T10:04:00Z">
                <w:pPr>
                  <w:spacing w:after="0"/>
                  <w:ind w:left="0" w:firstLine="0"/>
                </w:pPr>
              </w:pPrChange>
            </w:pPr>
            <w:bookmarkStart w:id="2268" w:name="_Toc475557856"/>
            <w:ins w:id="2269" w:author="spencer.swartz@gmail.com" w:date="2017-02-19T20:31:00Z">
              <w:r w:rsidRPr="00662FB0">
                <w:t>WHO secretariat</w:t>
              </w:r>
            </w:ins>
            <w:bookmarkEnd w:id="2268"/>
          </w:p>
          <w:p w14:paraId="17DBAEE7" w14:textId="38AC6CD8" w:rsidR="00A62F94" w:rsidRPr="00A62F94" w:rsidRDefault="00A62F94" w:rsidP="002B140E">
            <w:pPr>
              <w:spacing w:after="0" w:afterAutospacing="0"/>
              <w:ind w:left="0" w:firstLine="0"/>
              <w:rPr>
                <w:ins w:id="2270" w:author="spencer.swartz@gmail.com" w:date="2017-02-19T20:28:00Z"/>
                <w:b/>
                <w:rPrChange w:id="2271" w:author="spencer.swartz@gmail.com" w:date="2017-02-19T20:31:00Z">
                  <w:rPr>
                    <w:ins w:id="2272" w:author="spencer.swartz@gmail.com" w:date="2017-02-19T20:28:00Z"/>
                  </w:rPr>
                </w:rPrChange>
              </w:rPr>
            </w:pPr>
          </w:p>
        </w:tc>
      </w:tr>
      <w:tr w:rsidR="00A62F94" w14:paraId="0638F3AA" w14:textId="77777777" w:rsidTr="00662FB0">
        <w:trPr>
          <w:ins w:id="2273" w:author="spencer.swartz@gmail.com" w:date="2017-02-19T20:28:00Z"/>
        </w:trPr>
        <w:tc>
          <w:tcPr>
            <w:tcW w:w="4247" w:type="dxa"/>
            <w:tcPrChange w:id="2274" w:author="spencer.swartz@gmail.com" w:date="2017-02-19T20:37:00Z">
              <w:tcPr>
                <w:tcW w:w="4247" w:type="dxa"/>
              </w:tcPr>
            </w:tcPrChange>
          </w:tcPr>
          <w:p w14:paraId="45443B4B" w14:textId="77777777" w:rsidR="00A62F94" w:rsidRPr="00662FB0" w:rsidRDefault="00A62F94" w:rsidP="002B140E">
            <w:pPr>
              <w:spacing w:after="0" w:afterAutospacing="0"/>
              <w:ind w:left="0" w:firstLine="0"/>
              <w:rPr>
                <w:ins w:id="2275" w:author="spencer.swartz@gmail.com" w:date="2017-02-19T20:32:00Z"/>
                <w:b/>
                <w:rPrChange w:id="2276" w:author="spencer.swartz@gmail.com" w:date="2017-02-19T20:40:00Z">
                  <w:rPr>
                    <w:ins w:id="2277" w:author="spencer.swartz@gmail.com" w:date="2017-02-19T20:32:00Z"/>
                  </w:rPr>
                </w:rPrChange>
              </w:rPr>
            </w:pPr>
            <w:ins w:id="2278" w:author="spencer.swartz@gmail.com" w:date="2017-02-19T20:32:00Z">
              <w:r w:rsidRPr="00662FB0">
                <w:rPr>
                  <w:b/>
                  <w:rPrChange w:id="2279" w:author="spencer.swartz@gmail.com" w:date="2017-02-19T20:40:00Z">
                    <w:rPr/>
                  </w:rPrChange>
                </w:rPr>
                <w:t>Dr Olusegum Ayorinde Babaniyi,</w:t>
              </w:r>
            </w:ins>
          </w:p>
          <w:p w14:paraId="19689999" w14:textId="2F8A061B" w:rsidR="00A62F94" w:rsidRDefault="00A62F94" w:rsidP="00A62F94">
            <w:pPr>
              <w:spacing w:after="0" w:afterAutospacing="0"/>
              <w:ind w:left="0" w:right="193" w:firstLine="0"/>
              <w:rPr>
                <w:ins w:id="2280" w:author="spencer.swartz@gmail.com" w:date="2017-02-19T20:32:00Z"/>
              </w:rPr>
            </w:pPr>
            <w:ins w:id="2281" w:author="spencer.swartz@gmail.com" w:date="2017-02-19T20:32:00Z">
              <w:r>
                <w:t>WHO Representative WHO/WR/Ethiopia,</w:t>
              </w:r>
            </w:ins>
          </w:p>
          <w:p w14:paraId="7312C711" w14:textId="77777777" w:rsidR="00A62F94" w:rsidRDefault="00A62F94" w:rsidP="002B140E">
            <w:pPr>
              <w:spacing w:after="0" w:afterAutospacing="0"/>
              <w:ind w:left="0" w:firstLine="0"/>
              <w:rPr>
                <w:ins w:id="2282" w:author="spencer.swartz@gmail.com" w:date="2017-02-19T20:32:00Z"/>
              </w:rPr>
            </w:pPr>
            <w:ins w:id="2283" w:author="spencer.swartz@gmail.com" w:date="2017-02-19T20:32:00Z">
              <w:r>
                <w:t>Addis Ababa, Ethiopia</w:t>
              </w:r>
            </w:ins>
          </w:p>
          <w:p w14:paraId="4DCFE9EB" w14:textId="51E1A7DE" w:rsidR="00A62F94" w:rsidRDefault="00A62F94" w:rsidP="002B140E">
            <w:pPr>
              <w:spacing w:after="0" w:afterAutospacing="0"/>
              <w:ind w:left="0" w:firstLine="0"/>
              <w:rPr>
                <w:ins w:id="2284" w:author="spencer.swartz@gmail.com" w:date="2017-02-19T20:33:00Z"/>
              </w:rPr>
            </w:pPr>
            <w:ins w:id="2285" w:author="spencer.swartz@gmail.com" w:date="2017-02-19T20:33:00Z">
              <w:r w:rsidRPr="00A62F94">
                <w:rPr>
                  <w:rPrChange w:id="2286" w:author="spencer.swartz@gmail.com" w:date="2017-02-19T20:33:00Z">
                    <w:rPr>
                      <w:rStyle w:val="Hyperlink"/>
                    </w:rPr>
                  </w:rPrChange>
                </w:rPr>
                <w:t>adugnat@et.afro.who.int</w:t>
              </w:r>
            </w:ins>
          </w:p>
          <w:p w14:paraId="132D729E" w14:textId="3A363D06" w:rsidR="00A62F94" w:rsidRDefault="00A62F94" w:rsidP="002B140E">
            <w:pPr>
              <w:spacing w:after="0" w:afterAutospacing="0"/>
              <w:ind w:left="0" w:firstLine="0"/>
              <w:rPr>
                <w:ins w:id="2287" w:author="spencer.swartz@gmail.com" w:date="2017-02-19T20:28:00Z"/>
              </w:rPr>
            </w:pPr>
          </w:p>
        </w:tc>
        <w:tc>
          <w:tcPr>
            <w:tcW w:w="4249" w:type="dxa"/>
            <w:tcPrChange w:id="2288" w:author="spencer.swartz@gmail.com" w:date="2017-02-19T20:37:00Z">
              <w:tcPr>
                <w:tcW w:w="4249" w:type="dxa"/>
              </w:tcPr>
            </w:tcPrChange>
          </w:tcPr>
          <w:p w14:paraId="1FED2C62" w14:textId="77777777" w:rsidR="00A62F94" w:rsidRPr="00662FB0" w:rsidRDefault="00A62F94" w:rsidP="002B140E">
            <w:pPr>
              <w:spacing w:after="0" w:afterAutospacing="0"/>
              <w:ind w:left="0" w:firstLine="0"/>
              <w:rPr>
                <w:ins w:id="2289" w:author="spencer.swartz@gmail.com" w:date="2017-02-19T20:32:00Z"/>
                <w:b/>
                <w:rPrChange w:id="2290" w:author="spencer.swartz@gmail.com" w:date="2017-02-19T20:40:00Z">
                  <w:rPr>
                    <w:ins w:id="2291" w:author="spencer.swartz@gmail.com" w:date="2017-02-19T20:32:00Z"/>
                  </w:rPr>
                </w:rPrChange>
              </w:rPr>
            </w:pPr>
            <w:ins w:id="2292" w:author="spencer.swartz@gmail.com" w:date="2017-02-19T20:32:00Z">
              <w:r w:rsidRPr="00662FB0">
                <w:rPr>
                  <w:b/>
                  <w:rPrChange w:id="2293" w:author="spencer.swartz@gmail.com" w:date="2017-02-19T20:40:00Z">
                    <w:rPr/>
                  </w:rPrChange>
                </w:rPr>
                <w:t>Dr Abonesh HaileMariam</w:t>
              </w:r>
            </w:ins>
          </w:p>
          <w:p w14:paraId="26E2EC83" w14:textId="77777777" w:rsidR="00A62F94" w:rsidRDefault="00A62F94" w:rsidP="002B140E">
            <w:pPr>
              <w:spacing w:after="0" w:afterAutospacing="0"/>
              <w:ind w:left="0" w:firstLine="0"/>
              <w:rPr>
                <w:ins w:id="2294" w:author="spencer.swartz@gmail.com" w:date="2017-02-19T20:33:00Z"/>
              </w:rPr>
            </w:pPr>
            <w:ins w:id="2295" w:author="spencer.swartz@gmail.com" w:date="2017-02-19T20:32:00Z">
              <w:r>
                <w:t xml:space="preserve">Program Officer, Family Health, WHO, Country Office </w:t>
              </w:r>
            </w:ins>
          </w:p>
          <w:p w14:paraId="5192C268" w14:textId="3E88F319" w:rsidR="00A62F94" w:rsidRDefault="00A62F94" w:rsidP="002B140E">
            <w:pPr>
              <w:spacing w:after="0" w:afterAutospacing="0"/>
              <w:ind w:left="0" w:firstLine="0"/>
              <w:rPr>
                <w:ins w:id="2296" w:author="spencer.swartz@gmail.com" w:date="2017-02-19T20:28:00Z"/>
              </w:rPr>
            </w:pPr>
            <w:ins w:id="2297" w:author="spencer.swartz@gmail.com" w:date="2017-02-19T20:32:00Z">
              <w:r>
                <w:t>Addis Ababa, Ethiopia</w:t>
              </w:r>
            </w:ins>
          </w:p>
        </w:tc>
      </w:tr>
      <w:tr w:rsidR="00A62F94" w14:paraId="6B1896B7" w14:textId="77777777" w:rsidTr="00662FB0">
        <w:trPr>
          <w:ins w:id="2298" w:author="spencer.swartz@gmail.com" w:date="2017-02-19T20:28:00Z"/>
        </w:trPr>
        <w:tc>
          <w:tcPr>
            <w:tcW w:w="4247" w:type="dxa"/>
            <w:tcPrChange w:id="2299" w:author="spencer.swartz@gmail.com" w:date="2017-02-19T20:37:00Z">
              <w:tcPr>
                <w:tcW w:w="4247" w:type="dxa"/>
              </w:tcPr>
            </w:tcPrChange>
          </w:tcPr>
          <w:p w14:paraId="760FEA68" w14:textId="77777777" w:rsidR="00A62F94" w:rsidRPr="00662FB0" w:rsidRDefault="00A62F94" w:rsidP="002B140E">
            <w:pPr>
              <w:spacing w:after="0" w:afterAutospacing="0"/>
              <w:ind w:left="0" w:firstLine="0"/>
              <w:rPr>
                <w:ins w:id="2300" w:author="spencer.swartz@gmail.com" w:date="2017-02-19T20:34:00Z"/>
                <w:b/>
                <w:rPrChange w:id="2301" w:author="spencer.swartz@gmail.com" w:date="2017-02-19T20:40:00Z">
                  <w:rPr>
                    <w:ins w:id="2302" w:author="spencer.swartz@gmail.com" w:date="2017-02-19T20:34:00Z"/>
                  </w:rPr>
                </w:rPrChange>
              </w:rPr>
            </w:pPr>
            <w:ins w:id="2303" w:author="spencer.swartz@gmail.com" w:date="2017-02-19T20:34:00Z">
              <w:r w:rsidRPr="00662FB0">
                <w:rPr>
                  <w:b/>
                  <w:rPrChange w:id="2304" w:author="spencer.swartz@gmail.com" w:date="2017-02-19T20:40:00Z">
                    <w:rPr/>
                  </w:rPrChange>
                </w:rPr>
                <w:t>Dr Ato Haddis (WHO),</w:t>
              </w:r>
            </w:ins>
          </w:p>
          <w:p w14:paraId="68C81AD5" w14:textId="77777777" w:rsidR="00A62F94" w:rsidRDefault="00A62F94" w:rsidP="00A62F94">
            <w:pPr>
              <w:spacing w:after="0" w:afterAutospacing="0"/>
              <w:ind w:left="0" w:firstLine="0"/>
              <w:rPr>
                <w:ins w:id="2305" w:author="spencer.swartz@gmail.com" w:date="2017-02-19T20:34:00Z"/>
              </w:rPr>
            </w:pPr>
            <w:ins w:id="2306" w:author="spencer.swartz@gmail.com" w:date="2017-02-19T20:34:00Z">
              <w:r>
                <w:t>WHO, Country Office</w:t>
              </w:r>
            </w:ins>
          </w:p>
          <w:p w14:paraId="3AF9474F" w14:textId="2A3FB323" w:rsidR="00A62F94" w:rsidRDefault="00A62F94" w:rsidP="00A62F94">
            <w:pPr>
              <w:spacing w:after="0" w:afterAutospacing="0"/>
              <w:ind w:left="0" w:firstLine="0"/>
              <w:rPr>
                <w:ins w:id="2307" w:author="spencer.swartz@gmail.com" w:date="2017-02-19T20:28:00Z"/>
              </w:rPr>
            </w:pPr>
            <w:ins w:id="2308" w:author="spencer.swartz@gmail.com" w:date="2017-02-19T20:34:00Z">
              <w:r>
                <w:t>Addis Ababa, Ethiopia</w:t>
              </w:r>
            </w:ins>
          </w:p>
        </w:tc>
        <w:tc>
          <w:tcPr>
            <w:tcW w:w="4249" w:type="dxa"/>
            <w:tcPrChange w:id="2309" w:author="spencer.swartz@gmail.com" w:date="2017-02-19T20:37:00Z">
              <w:tcPr>
                <w:tcW w:w="4249" w:type="dxa"/>
              </w:tcPr>
            </w:tcPrChange>
          </w:tcPr>
          <w:p w14:paraId="1B10A656" w14:textId="77777777" w:rsidR="00A62F94" w:rsidRPr="00662FB0" w:rsidRDefault="00A62F94" w:rsidP="002B140E">
            <w:pPr>
              <w:spacing w:after="0" w:afterAutospacing="0"/>
              <w:ind w:left="0" w:firstLine="0"/>
              <w:rPr>
                <w:ins w:id="2310" w:author="spencer.swartz@gmail.com" w:date="2017-02-19T20:34:00Z"/>
                <w:b/>
                <w:rPrChange w:id="2311" w:author="spencer.swartz@gmail.com" w:date="2017-02-19T20:40:00Z">
                  <w:rPr>
                    <w:ins w:id="2312" w:author="spencer.swartz@gmail.com" w:date="2017-02-19T20:34:00Z"/>
                  </w:rPr>
                </w:rPrChange>
              </w:rPr>
            </w:pPr>
            <w:ins w:id="2313" w:author="spencer.swartz@gmail.com" w:date="2017-02-19T20:34:00Z">
              <w:r w:rsidRPr="00662FB0">
                <w:rPr>
                  <w:b/>
                  <w:rPrChange w:id="2314" w:author="spencer.swartz@gmail.com" w:date="2017-02-19T20:40:00Z">
                    <w:rPr/>
                  </w:rPrChange>
                </w:rPr>
                <w:t xml:space="preserve">Dr Kidane Ghebrekidan </w:t>
              </w:r>
            </w:ins>
          </w:p>
          <w:p w14:paraId="07FE539F" w14:textId="77777777" w:rsidR="00A62F94" w:rsidRDefault="00A62F94" w:rsidP="002B140E">
            <w:pPr>
              <w:spacing w:after="0" w:afterAutospacing="0"/>
              <w:ind w:left="0" w:firstLine="0"/>
              <w:rPr>
                <w:ins w:id="2315" w:author="spencer.swartz@gmail.com" w:date="2017-02-19T20:34:00Z"/>
              </w:rPr>
            </w:pPr>
            <w:ins w:id="2316" w:author="spencer.swartz@gmail.com" w:date="2017-02-19T20:34:00Z">
              <w:r>
                <w:t>Obstetrician with MOH</w:t>
              </w:r>
            </w:ins>
          </w:p>
          <w:p w14:paraId="6240ED6F" w14:textId="177872AC" w:rsidR="00A62F94" w:rsidRDefault="00A62F94" w:rsidP="002B140E">
            <w:pPr>
              <w:spacing w:after="0" w:afterAutospacing="0"/>
              <w:ind w:left="0" w:firstLine="0"/>
              <w:rPr>
                <w:ins w:id="2317" w:author="spencer.swartz@gmail.com" w:date="2017-02-19T20:34:00Z"/>
              </w:rPr>
            </w:pPr>
            <w:ins w:id="2318" w:author="spencer.swartz@gmail.com" w:date="2017-02-19T20:34:00Z">
              <w:r>
                <w:t xml:space="preserve">National Program </w:t>
              </w:r>
            </w:ins>
            <w:ins w:id="2319" w:author="spencer.swartz@gmail.com" w:date="2017-02-21T18:36:00Z">
              <w:r w:rsidR="00A5691D">
                <w:t>Officer, WHO</w:t>
              </w:r>
            </w:ins>
          </w:p>
          <w:p w14:paraId="61BF990F" w14:textId="77777777" w:rsidR="00A62F94" w:rsidRDefault="00A62F94" w:rsidP="002B140E">
            <w:pPr>
              <w:spacing w:after="0" w:afterAutospacing="0"/>
              <w:ind w:left="0" w:firstLine="0"/>
              <w:rPr>
                <w:ins w:id="2320" w:author="spencer.swartz@gmail.com" w:date="2017-02-19T20:34:00Z"/>
              </w:rPr>
            </w:pPr>
            <w:ins w:id="2321" w:author="spencer.swartz@gmail.com" w:date="2017-02-19T20:34:00Z">
              <w:r>
                <w:t>Addis Ababa, Ethiopia</w:t>
              </w:r>
            </w:ins>
          </w:p>
          <w:p w14:paraId="08316C68" w14:textId="18391AA3" w:rsidR="00A62F94" w:rsidRDefault="00A62F94" w:rsidP="002B140E">
            <w:pPr>
              <w:spacing w:after="0" w:afterAutospacing="0"/>
              <w:ind w:left="0" w:firstLine="0"/>
              <w:rPr>
                <w:ins w:id="2322" w:author="spencer.swartz@gmail.com" w:date="2017-02-19T20:28:00Z"/>
              </w:rPr>
            </w:pPr>
          </w:p>
        </w:tc>
      </w:tr>
      <w:tr w:rsidR="00A62F94" w14:paraId="59EEB67E" w14:textId="77777777" w:rsidTr="00662FB0">
        <w:trPr>
          <w:ins w:id="2323" w:author="spencer.swartz@gmail.com" w:date="2017-02-19T20:28:00Z"/>
        </w:trPr>
        <w:tc>
          <w:tcPr>
            <w:tcW w:w="4247" w:type="dxa"/>
            <w:tcPrChange w:id="2324" w:author="spencer.swartz@gmail.com" w:date="2017-02-19T20:37:00Z">
              <w:tcPr>
                <w:tcW w:w="4247" w:type="dxa"/>
              </w:tcPr>
            </w:tcPrChange>
          </w:tcPr>
          <w:p w14:paraId="65EE3E77" w14:textId="77777777" w:rsidR="00A62F94" w:rsidRPr="00662FB0" w:rsidRDefault="00A62F94" w:rsidP="002B140E">
            <w:pPr>
              <w:spacing w:after="0" w:afterAutospacing="0"/>
              <w:ind w:left="0" w:firstLine="0"/>
              <w:rPr>
                <w:ins w:id="2325" w:author="spencer.swartz@gmail.com" w:date="2017-02-19T20:35:00Z"/>
                <w:b/>
                <w:rPrChange w:id="2326" w:author="spencer.swartz@gmail.com" w:date="2017-02-19T20:40:00Z">
                  <w:rPr>
                    <w:ins w:id="2327" w:author="spencer.swartz@gmail.com" w:date="2017-02-19T20:35:00Z"/>
                  </w:rPr>
                </w:rPrChange>
              </w:rPr>
            </w:pPr>
            <w:ins w:id="2328" w:author="spencer.swartz@gmail.com" w:date="2017-02-19T20:35:00Z">
              <w:r w:rsidRPr="00662FB0">
                <w:rPr>
                  <w:b/>
                  <w:rPrChange w:id="2329" w:author="spencer.swartz@gmail.com" w:date="2017-02-19T20:40:00Z">
                    <w:rPr/>
                  </w:rPrChange>
                </w:rPr>
                <w:t>Dr Meena Nathan Cherian</w:t>
              </w:r>
            </w:ins>
          </w:p>
          <w:p w14:paraId="3D9DC00F" w14:textId="77777777" w:rsidR="00A62F94" w:rsidRDefault="00A62F94" w:rsidP="002B140E">
            <w:pPr>
              <w:spacing w:after="0" w:afterAutospacing="0"/>
              <w:ind w:left="0" w:firstLine="0"/>
              <w:rPr>
                <w:ins w:id="2330" w:author="spencer.swartz@gmail.com" w:date="2017-02-19T20:35:00Z"/>
              </w:rPr>
            </w:pPr>
            <w:ins w:id="2331" w:author="spencer.swartz@gmail.com" w:date="2017-02-19T20:35:00Z">
              <w:r>
                <w:t>Project: Emergency &amp; Essential Surgical Care Clinical Procedures Unit (CPR)</w:t>
              </w:r>
            </w:ins>
          </w:p>
          <w:p w14:paraId="71F6D4CB" w14:textId="77777777" w:rsidR="00A62F94" w:rsidRDefault="00A62F94" w:rsidP="002B140E">
            <w:pPr>
              <w:spacing w:after="0" w:afterAutospacing="0"/>
              <w:ind w:left="0" w:firstLine="0"/>
              <w:rPr>
                <w:ins w:id="2332" w:author="spencer.swartz@gmail.com" w:date="2017-02-19T20:35:00Z"/>
              </w:rPr>
            </w:pPr>
            <w:ins w:id="2333" w:author="spencer.swartz@gmail.com" w:date="2017-02-19T20:35:00Z">
              <w:r>
                <w:t>Department of Essential Health Technologies</w:t>
              </w:r>
            </w:ins>
          </w:p>
          <w:p w14:paraId="70012200" w14:textId="77777777" w:rsidR="00A62F94" w:rsidRDefault="00A62F94" w:rsidP="002B140E">
            <w:pPr>
              <w:spacing w:after="0" w:afterAutospacing="0"/>
              <w:ind w:left="0" w:firstLine="0"/>
              <w:rPr>
                <w:ins w:id="2334" w:author="spencer.swartz@gmail.com" w:date="2017-02-19T20:35:00Z"/>
              </w:rPr>
            </w:pPr>
            <w:ins w:id="2335" w:author="spencer.swartz@gmail.com" w:date="2017-02-19T20:35:00Z">
              <w:r>
                <w:t>World Health Organization,</w:t>
              </w:r>
            </w:ins>
          </w:p>
          <w:p w14:paraId="4513CC33" w14:textId="05C19F18" w:rsidR="00A62F94" w:rsidRDefault="00A62F94" w:rsidP="002B140E">
            <w:pPr>
              <w:spacing w:after="0" w:afterAutospacing="0"/>
              <w:ind w:left="0" w:firstLine="0"/>
              <w:rPr>
                <w:ins w:id="2336" w:author="spencer.swartz@gmail.com" w:date="2017-02-19T20:35:00Z"/>
              </w:rPr>
            </w:pPr>
            <w:ins w:id="2337" w:author="spencer.swartz@gmail.com" w:date="2017-02-19T20:35:00Z">
              <w:r>
                <w:t>Geneva, Switzerland</w:t>
              </w:r>
            </w:ins>
          </w:p>
          <w:p w14:paraId="63C03B66" w14:textId="77777777" w:rsidR="00A62F94" w:rsidRDefault="00A62F94" w:rsidP="002B140E">
            <w:pPr>
              <w:spacing w:after="0" w:afterAutospacing="0"/>
              <w:ind w:left="0" w:firstLine="0"/>
              <w:rPr>
                <w:ins w:id="2338" w:author="spencer.swartz@gmail.com" w:date="2017-02-19T20:35:00Z"/>
              </w:rPr>
            </w:pPr>
            <w:ins w:id="2339" w:author="spencer.swartz@gmail.com" w:date="2017-02-19T20:35:00Z">
              <w:r>
                <w:t>tel:0041 22 791 4011;</w:t>
              </w:r>
            </w:ins>
          </w:p>
          <w:p w14:paraId="72EC17A0" w14:textId="6D6DC097" w:rsidR="00A62F94" w:rsidRDefault="00A62F94" w:rsidP="002B140E">
            <w:pPr>
              <w:spacing w:after="0" w:afterAutospacing="0"/>
              <w:ind w:left="0" w:firstLine="0"/>
              <w:rPr>
                <w:ins w:id="2340" w:author="spencer.swartz@gmail.com" w:date="2017-02-19T20:35:00Z"/>
              </w:rPr>
            </w:pPr>
            <w:ins w:id="2341" w:author="spencer.swartz@gmail.com" w:date="2017-02-19T20:35:00Z">
              <w:r>
                <w:t xml:space="preserve">fax: 0041 22 791 4836 </w:t>
              </w:r>
            </w:ins>
            <w:ins w:id="2342" w:author="spencer.swartz@gmail.com" w:date="2017-02-19T20:36:00Z">
              <w:r w:rsidRPr="00A62F94">
                <w:rPr>
                  <w:rPrChange w:id="2343" w:author="spencer.swartz@gmail.com" w:date="2017-02-19T20:36:00Z">
                    <w:rPr>
                      <w:rStyle w:val="Hyperlink"/>
                    </w:rPr>
                  </w:rPrChange>
                </w:rPr>
                <w:t>cherianm@who.int</w:t>
              </w:r>
            </w:ins>
            <w:ins w:id="2344" w:author="spencer.swartz@gmail.com" w:date="2017-02-19T20:35:00Z">
              <w:r>
                <w:t>;</w:t>
              </w:r>
            </w:ins>
          </w:p>
          <w:p w14:paraId="09F17334" w14:textId="6832762A" w:rsidR="00A62F94" w:rsidRDefault="00A62F94" w:rsidP="002B140E">
            <w:pPr>
              <w:spacing w:after="0" w:afterAutospacing="0"/>
              <w:ind w:left="0" w:firstLine="0"/>
              <w:rPr>
                <w:ins w:id="2345" w:author="spencer.swartz@gmail.com" w:date="2017-02-19T20:28:00Z"/>
              </w:rPr>
            </w:pPr>
            <w:ins w:id="2346" w:author="spencer.swartz@gmail.com" w:date="2017-02-19T20:35:00Z">
              <w:r>
                <w:t>www.who.int/surgery</w:t>
              </w:r>
            </w:ins>
          </w:p>
        </w:tc>
        <w:tc>
          <w:tcPr>
            <w:tcW w:w="4249" w:type="dxa"/>
            <w:tcPrChange w:id="2347" w:author="spencer.swartz@gmail.com" w:date="2017-02-19T20:37:00Z">
              <w:tcPr>
                <w:tcW w:w="4249" w:type="dxa"/>
              </w:tcPr>
            </w:tcPrChange>
          </w:tcPr>
          <w:p w14:paraId="0EDD46B8" w14:textId="77777777" w:rsidR="00A62F94" w:rsidRDefault="00A62F94" w:rsidP="002B140E">
            <w:pPr>
              <w:spacing w:after="0" w:afterAutospacing="0"/>
              <w:ind w:left="0" w:firstLine="0"/>
              <w:rPr>
                <w:ins w:id="2348" w:author="spencer.swartz@gmail.com" w:date="2017-02-19T20:28:00Z"/>
              </w:rPr>
            </w:pPr>
          </w:p>
        </w:tc>
      </w:tr>
    </w:tbl>
    <w:p w14:paraId="36E088FB" w14:textId="77777777" w:rsidR="002B140E" w:rsidRPr="002B140E" w:rsidRDefault="002B140E">
      <w:pPr>
        <w:pPrChange w:id="2349" w:author="spencer.swartz@gmail.com" w:date="2017-02-19T20:15:00Z">
          <w:pPr>
            <w:spacing w:after="0" w:line="241" w:lineRule="auto"/>
            <w:ind w:left="2854" w:right="918" w:firstLine="0"/>
            <w:jc w:val="right"/>
          </w:pPr>
        </w:pPrChange>
      </w:pPr>
    </w:p>
    <w:p w14:paraId="2876EAC2" w14:textId="77777777" w:rsidR="000C3EF4" w:rsidRDefault="000C3EF4">
      <w:pPr>
        <w:pStyle w:val="Heading2"/>
        <w:rPr>
          <w:moveTo w:id="2350" w:author="spencer.swartz@gmail.com" w:date="2017-02-19T21:14:00Z"/>
        </w:rPr>
        <w:pPrChange w:id="2351" w:author="spencer.swartz@gmail.com" w:date="2017-02-19T21:14:00Z">
          <w:pPr>
            <w:pStyle w:val="Heading1"/>
          </w:pPr>
        </w:pPrChange>
      </w:pPr>
      <w:moveToRangeStart w:id="2352" w:author="spencer.swartz@gmail.com" w:date="2017-02-19T21:14:00Z" w:name="move475302204"/>
      <w:commentRangeStart w:id="2353"/>
      <w:moveTo w:id="2354" w:author="spencer.swartz@gmail.com" w:date="2017-02-19T21:14:00Z">
        <w:del w:id="2355" w:author="spencer.swartz@gmail.com" w:date="2017-02-19T21:14:00Z">
          <w:r w:rsidDel="000C3EF4">
            <w:delText xml:space="preserve">11. </w:delText>
          </w:r>
        </w:del>
        <w:bookmarkStart w:id="2356" w:name="_Toc475557857"/>
        <w:r w:rsidRPr="00631722">
          <w:t>Acknowledgements</w:t>
        </w:r>
        <w:r>
          <w:t xml:space="preserve"> to collaborations and support </w:t>
        </w:r>
        <w:commentRangeEnd w:id="2353"/>
        <w:r>
          <w:rPr>
            <w:rStyle w:val="CommentReference"/>
            <w:b w:val="0"/>
          </w:rPr>
          <w:commentReference w:id="2353"/>
        </w:r>
        <w:bookmarkEnd w:id="2356"/>
      </w:moveTo>
    </w:p>
    <w:p w14:paraId="7518E7F2" w14:textId="77777777" w:rsidR="000C3EF4" w:rsidRDefault="000C3EF4" w:rsidP="000C3EF4">
      <w:pPr>
        <w:pStyle w:val="ListParagraph"/>
        <w:numPr>
          <w:ilvl w:val="0"/>
          <w:numId w:val="37"/>
        </w:numPr>
        <w:rPr>
          <w:moveTo w:id="2357" w:author="spencer.swartz@gmail.com" w:date="2017-02-19T21:14:00Z"/>
        </w:rPr>
      </w:pPr>
      <w:moveTo w:id="2358" w:author="spencer.swartz@gmail.com" w:date="2017-02-19T21:14:00Z">
        <w:r>
          <w:t xml:space="preserve">Ministry of Health Ethiopia </w:t>
        </w:r>
      </w:moveTo>
    </w:p>
    <w:p w14:paraId="57871617" w14:textId="65FEA8BD" w:rsidR="000C3EF4" w:rsidRDefault="000C3EF4" w:rsidP="000C3EF4">
      <w:pPr>
        <w:pStyle w:val="ListParagraph"/>
        <w:numPr>
          <w:ilvl w:val="0"/>
          <w:numId w:val="37"/>
        </w:numPr>
        <w:rPr>
          <w:moveTo w:id="2359" w:author="spencer.swartz@gmail.com" w:date="2017-02-19T21:14:00Z"/>
        </w:rPr>
      </w:pPr>
      <w:moveTo w:id="2360" w:author="spencer.swartz@gmail.com" w:date="2017-02-19T21:14:00Z">
        <w:r>
          <w:t xml:space="preserve">SNNR State </w:t>
        </w:r>
        <w:del w:id="2361" w:author="spencer.swartz@gmail.com" w:date="2017-02-21T18:36:00Z">
          <w:r w:rsidDel="00A5691D">
            <w:delText>Healh</w:delText>
          </w:r>
        </w:del>
        <w:ins w:id="2362" w:author="spencer.swartz@gmail.com" w:date="2017-02-21T18:36:00Z">
          <w:r w:rsidR="00A5691D">
            <w:t>Health</w:t>
          </w:r>
        </w:ins>
        <w:r>
          <w:t xml:space="preserve"> Bureau, Awassa </w:t>
        </w:r>
      </w:moveTo>
    </w:p>
    <w:p w14:paraId="74674ED6" w14:textId="5FE5ADB2" w:rsidR="000C3EF4" w:rsidRDefault="000C3EF4" w:rsidP="000C3EF4">
      <w:pPr>
        <w:pStyle w:val="ListParagraph"/>
        <w:numPr>
          <w:ilvl w:val="0"/>
          <w:numId w:val="37"/>
        </w:numPr>
        <w:rPr>
          <w:moveTo w:id="2363" w:author="spencer.swartz@gmail.com" w:date="2017-02-19T21:14:00Z"/>
        </w:rPr>
      </w:pPr>
      <w:moveTo w:id="2364" w:author="spencer.swartz@gmail.com" w:date="2017-02-19T21:14:00Z">
        <w:r>
          <w:t xml:space="preserve">Directors of Teaching, Regional Hospitals, Health </w:t>
        </w:r>
        <w:del w:id="2365" w:author="spencer.swartz@gmail.com" w:date="2017-02-21T18:36:00Z">
          <w:r w:rsidDel="00A5691D">
            <w:delText>Centres</w:delText>
          </w:r>
        </w:del>
        <w:ins w:id="2366" w:author="spencer.swartz@gmail.com" w:date="2017-02-21T18:36:00Z">
          <w:r w:rsidR="00A5691D">
            <w:t>Centers</w:t>
          </w:r>
        </w:ins>
        <w:r>
          <w:t xml:space="preserve">, Addis Ababa and Awassa  </w:t>
        </w:r>
      </w:moveTo>
    </w:p>
    <w:p w14:paraId="3A4869D2" w14:textId="77777777" w:rsidR="000C3EF4" w:rsidRDefault="000C3EF4" w:rsidP="000C3EF4">
      <w:pPr>
        <w:pStyle w:val="ListParagraph"/>
        <w:numPr>
          <w:ilvl w:val="0"/>
          <w:numId w:val="37"/>
        </w:numPr>
        <w:rPr>
          <w:moveTo w:id="2367" w:author="spencer.swartz@gmail.com" w:date="2017-02-19T21:14:00Z"/>
        </w:rPr>
      </w:pPr>
      <w:moveTo w:id="2368" w:author="spencer.swartz@gmail.com" w:date="2017-02-19T21:14:00Z">
        <w:r>
          <w:t xml:space="preserve">Surgical Association of Ethiopia </w:t>
        </w:r>
      </w:moveTo>
    </w:p>
    <w:p w14:paraId="07105D5B" w14:textId="77777777" w:rsidR="000C3EF4" w:rsidRDefault="000C3EF4" w:rsidP="000C3EF4">
      <w:pPr>
        <w:pStyle w:val="ListParagraph"/>
        <w:numPr>
          <w:ilvl w:val="0"/>
          <w:numId w:val="37"/>
        </w:numPr>
        <w:rPr>
          <w:moveTo w:id="2369" w:author="spencer.swartz@gmail.com" w:date="2017-02-19T21:14:00Z"/>
        </w:rPr>
      </w:pPr>
      <w:moveTo w:id="2370" w:author="spencer.swartz@gmail.com" w:date="2017-02-19T21:14:00Z">
        <w:r>
          <w:t xml:space="preserve">Southern Ethiopia-Gwent Health Link </w:t>
        </w:r>
      </w:moveTo>
    </w:p>
    <w:p w14:paraId="19DA2B27" w14:textId="77777777" w:rsidR="000C3EF4" w:rsidRDefault="000C3EF4" w:rsidP="000C3EF4">
      <w:pPr>
        <w:pStyle w:val="ListParagraph"/>
        <w:numPr>
          <w:ilvl w:val="0"/>
          <w:numId w:val="37"/>
        </w:numPr>
        <w:rPr>
          <w:moveTo w:id="2371" w:author="spencer.swartz@gmail.com" w:date="2017-02-19T21:14:00Z"/>
        </w:rPr>
      </w:pPr>
      <w:moveTo w:id="2372" w:author="spencer.swartz@gmail.com" w:date="2017-02-19T21:14:00Z">
        <w:r>
          <w:t xml:space="preserve">Tropical Health Education Trust (THET), U.K,  </w:t>
        </w:r>
      </w:moveTo>
    </w:p>
    <w:p w14:paraId="61B62865" w14:textId="77777777" w:rsidR="000C3EF4" w:rsidRDefault="000C3EF4" w:rsidP="000C3EF4">
      <w:pPr>
        <w:pStyle w:val="ListParagraph"/>
        <w:numPr>
          <w:ilvl w:val="0"/>
          <w:numId w:val="37"/>
        </w:numPr>
        <w:rPr>
          <w:moveTo w:id="2373" w:author="spencer.swartz@gmail.com" w:date="2017-02-19T21:14:00Z"/>
        </w:rPr>
      </w:pPr>
      <w:moveTo w:id="2374" w:author="spencer.swartz@gmail.com" w:date="2017-02-19T21:14:00Z">
        <w:r>
          <w:t xml:space="preserve">British Embassy, Ethiopia </w:t>
        </w:r>
      </w:moveTo>
    </w:p>
    <w:p w14:paraId="2438917F" w14:textId="77777777" w:rsidR="000C3EF4" w:rsidRDefault="000C3EF4" w:rsidP="000C3EF4">
      <w:pPr>
        <w:pStyle w:val="ListParagraph"/>
        <w:numPr>
          <w:ilvl w:val="0"/>
          <w:numId w:val="37"/>
        </w:numPr>
        <w:rPr>
          <w:moveTo w:id="2375" w:author="spencer.swartz@gmail.com" w:date="2017-02-19T21:14:00Z"/>
        </w:rPr>
      </w:pPr>
      <w:moveTo w:id="2376" w:author="spencer.swartz@gmail.com" w:date="2017-02-19T21:14:00Z">
        <w:r>
          <w:t xml:space="preserve">Canadian Network International Surgical Society, Canada </w:t>
        </w:r>
      </w:moveTo>
    </w:p>
    <w:p w14:paraId="293270B5" w14:textId="77777777" w:rsidR="000C3EF4" w:rsidRDefault="000C3EF4" w:rsidP="000C3EF4">
      <w:pPr>
        <w:pStyle w:val="ListParagraph"/>
        <w:numPr>
          <w:ilvl w:val="0"/>
          <w:numId w:val="37"/>
        </w:numPr>
        <w:rPr>
          <w:moveTo w:id="2377" w:author="spencer.swartz@gmail.com" w:date="2017-02-19T21:14:00Z"/>
        </w:rPr>
      </w:pPr>
      <w:moveTo w:id="2378" w:author="spencer.swartz@gmail.com" w:date="2017-02-19T21:14:00Z">
        <w:r>
          <w:t xml:space="preserve">Association of Surgeons of South East Africa </w:t>
        </w:r>
      </w:moveTo>
    </w:p>
    <w:p w14:paraId="0F1A92BE" w14:textId="77777777" w:rsidR="000C3EF4" w:rsidRDefault="000C3EF4" w:rsidP="000C3EF4">
      <w:pPr>
        <w:pStyle w:val="ListParagraph"/>
        <w:numPr>
          <w:ilvl w:val="0"/>
          <w:numId w:val="37"/>
        </w:numPr>
        <w:rPr>
          <w:moveTo w:id="2379" w:author="spencer.swartz@gmail.com" w:date="2017-02-19T21:14:00Z"/>
        </w:rPr>
      </w:pPr>
      <w:moveTo w:id="2380" w:author="spencer.swartz@gmail.com" w:date="2017-02-19T21:14:00Z">
        <w:r>
          <w:t xml:space="preserve">German Association of Surgeons, Germany </w:t>
        </w:r>
      </w:moveTo>
    </w:p>
    <w:p w14:paraId="7855177E" w14:textId="097C4557" w:rsidR="007A00CE" w:rsidDel="002B140E" w:rsidRDefault="000C3EF4" w:rsidP="000C3EF4">
      <w:pPr>
        <w:rPr>
          <w:del w:id="2381" w:author="spencer.swartz@gmail.com" w:date="2017-02-19T20:15:00Z"/>
        </w:rPr>
        <w:sectPr w:rsidR="007A00CE" w:rsidDel="002B140E" w:rsidSect="009E1D8F">
          <w:headerReference w:type="even" r:id="rId23"/>
          <w:headerReference w:type="default" r:id="rId24"/>
          <w:headerReference w:type="first" r:id="rId25"/>
          <w:type w:val="continuous"/>
          <w:pgSz w:w="11900" w:h="16840"/>
          <w:pgMar w:top="1440" w:right="1440" w:bottom="1440" w:left="1440" w:header="720" w:footer="720" w:gutter="0"/>
          <w:pgNumType w:start="0"/>
          <w:cols w:space="720"/>
          <w:docGrid w:linePitch="326"/>
          <w:sectPrChange w:id="2382" w:author="spencer.swartz@gmail.com" w:date="2017-02-19T21:13:00Z">
            <w:sectPr w:rsidR="007A00CE" w:rsidDel="002B140E" w:rsidSect="009E1D8F">
              <w:type w:val="nextPage"/>
              <w:pgMar w:top="1292" w:right="658" w:bottom="1065" w:left="1453" w:header="732" w:footer="720" w:gutter="0"/>
              <w:docGrid w:linePitch="0"/>
            </w:sectPr>
          </w:sectPrChange>
        </w:sectPr>
      </w:pPr>
      <w:moveTo w:id="2383" w:author="spencer.swartz@gmail.com" w:date="2017-02-19T21:14:00Z">
        <w:r>
          <w:t>Departments of Essential Health Technologies, Evidence and Information for Policy, Making Pregnancy Safer, Violence and Injury Prevention, Child Health and Adolescent, WHO/ HQ/Country office/Regional Office.</w:t>
        </w:r>
      </w:moveTo>
      <w:moveToRangeEnd w:id="2352"/>
    </w:p>
    <w:p w14:paraId="737327C5" w14:textId="62F773C1" w:rsidR="007A00CE" w:rsidDel="002B140E" w:rsidRDefault="00EF104A">
      <w:pPr>
        <w:spacing w:after="0" w:line="259" w:lineRule="auto"/>
        <w:ind w:left="0" w:firstLine="0"/>
        <w:jc w:val="right"/>
        <w:rPr>
          <w:del w:id="2384" w:author="spencer.swartz@gmail.com" w:date="2017-02-19T20:09:00Z"/>
        </w:rPr>
      </w:pPr>
      <w:del w:id="2385" w:author="spencer.swartz@gmail.com" w:date="2017-02-19T20:09:00Z">
        <w:r w:rsidDel="002B140E">
          <w:delText xml:space="preserve"> </w:delText>
        </w:r>
      </w:del>
    </w:p>
    <w:p w14:paraId="23C99918" w14:textId="369D67FC" w:rsidR="007A00CE" w:rsidDel="006D0BCF" w:rsidRDefault="00EF104A">
      <w:pPr>
        <w:spacing w:after="0" w:line="259" w:lineRule="auto"/>
        <w:ind w:left="17"/>
        <w:jc w:val="right"/>
        <w:rPr>
          <w:del w:id="2386" w:author="spencer.swartz@gmail.com" w:date="2017-02-19T20:06:00Z"/>
        </w:rPr>
        <w:pPrChange w:id="2387" w:author="spencer.swartz@gmail.com" w:date="2017-02-19T20:09:00Z">
          <w:pPr>
            <w:ind w:left="17" w:right="918"/>
          </w:pPr>
        </w:pPrChange>
      </w:pPr>
      <w:del w:id="2388" w:author="spencer.swartz@gmail.com" w:date="2017-02-19T20:38:00Z">
        <w:r w:rsidDel="00662FB0">
          <w:delText>Dr Tedros A Ghebreysus,</w:delText>
        </w:r>
      </w:del>
      <w:del w:id="2389" w:author="spencer.swartz@gmail.com" w:date="2017-02-19T20:06:00Z">
        <w:r w:rsidDel="002B140E">
          <w:delText xml:space="preserve">  </w:delText>
        </w:r>
      </w:del>
    </w:p>
    <w:p w14:paraId="0802F02F" w14:textId="4FAB0B3C" w:rsidR="007A00CE" w:rsidDel="002B140E" w:rsidRDefault="00EF104A">
      <w:pPr>
        <w:ind w:left="0" w:right="918" w:firstLine="0"/>
        <w:rPr>
          <w:del w:id="2390" w:author="spencer.swartz@gmail.com" w:date="2017-02-19T20:06:00Z"/>
        </w:rPr>
        <w:pPrChange w:id="2391" w:author="spencer.swartz@gmail.com" w:date="2017-02-19T20:06:00Z">
          <w:pPr>
            <w:ind w:left="17" w:right="918"/>
          </w:pPr>
        </w:pPrChange>
      </w:pPr>
      <w:del w:id="2392" w:author="spencer.swartz@gmail.com" w:date="2017-02-19T20:38:00Z">
        <w:r w:rsidDel="00662FB0">
          <w:delText>State Minister,</w:delText>
        </w:r>
      </w:del>
      <w:del w:id="2393" w:author="spencer.swartz@gmail.com" w:date="2017-02-19T20:06:00Z">
        <w:r w:rsidDel="002B140E">
          <w:delText xml:space="preserve"> </w:delText>
        </w:r>
      </w:del>
    </w:p>
    <w:p w14:paraId="73C4F2F8" w14:textId="6FDACAB8" w:rsidR="007A00CE" w:rsidDel="002B140E" w:rsidRDefault="00EF104A">
      <w:pPr>
        <w:ind w:left="0" w:right="918" w:firstLine="0"/>
        <w:rPr>
          <w:del w:id="2394" w:author="spencer.swartz@gmail.com" w:date="2017-02-19T20:06:00Z"/>
        </w:rPr>
        <w:pPrChange w:id="2395" w:author="spencer.swartz@gmail.com" w:date="2017-02-19T20:06:00Z">
          <w:pPr>
            <w:ind w:left="17" w:right="918"/>
          </w:pPr>
        </w:pPrChange>
      </w:pPr>
      <w:del w:id="2396" w:author="spencer.swartz@gmail.com" w:date="2017-02-19T20:38:00Z">
        <w:r w:rsidDel="00662FB0">
          <w:delText>Fedral Ministry of Health</w:delText>
        </w:r>
      </w:del>
      <w:del w:id="2397" w:author="spencer.swartz@gmail.com" w:date="2017-02-19T20:06:00Z">
        <w:r w:rsidDel="002B140E">
          <w:delText xml:space="preserve"> </w:delText>
        </w:r>
      </w:del>
    </w:p>
    <w:p w14:paraId="65AA0143" w14:textId="0DFEA551" w:rsidR="007A00CE" w:rsidDel="00662FB0" w:rsidRDefault="00EF104A">
      <w:pPr>
        <w:ind w:left="0" w:right="918" w:firstLine="0"/>
        <w:rPr>
          <w:del w:id="2398" w:author="spencer.swartz@gmail.com" w:date="2017-02-19T20:38:00Z"/>
        </w:rPr>
        <w:pPrChange w:id="2399" w:author="spencer.swartz@gmail.com" w:date="2017-02-19T20:06:00Z">
          <w:pPr>
            <w:ind w:left="17" w:right="918"/>
          </w:pPr>
        </w:pPrChange>
      </w:pPr>
      <w:del w:id="2400" w:author="spencer.swartz@gmail.com" w:date="2017-02-19T20:38:00Z">
        <w:r w:rsidDel="00662FB0">
          <w:delText xml:space="preserve">Adis Ababa, Ethiopia </w:delText>
        </w:r>
      </w:del>
    </w:p>
    <w:p w14:paraId="45FF5A34" w14:textId="092C9E7A" w:rsidR="007A00CE" w:rsidDel="002B140E" w:rsidRDefault="00EF104A">
      <w:pPr>
        <w:spacing w:after="0" w:line="259" w:lineRule="auto"/>
        <w:ind w:left="0" w:firstLine="0"/>
        <w:rPr>
          <w:del w:id="2401" w:author="spencer.swartz@gmail.com" w:date="2017-02-19T20:07:00Z"/>
        </w:rPr>
      </w:pPr>
      <w:del w:id="2402" w:author="spencer.swartz@gmail.com" w:date="2017-02-19T20:07:00Z">
        <w:r w:rsidDel="002B140E">
          <w:delText xml:space="preserve"> </w:delText>
        </w:r>
      </w:del>
    </w:p>
    <w:p w14:paraId="7034682F" w14:textId="7D18D469" w:rsidR="007A00CE" w:rsidDel="002B140E" w:rsidRDefault="00EF104A">
      <w:pPr>
        <w:ind w:left="17" w:right="918"/>
        <w:rPr>
          <w:del w:id="2403" w:author="spencer.swartz@gmail.com" w:date="2017-02-19T20:07:00Z"/>
        </w:rPr>
      </w:pPr>
      <w:del w:id="2404" w:author="spencer.swartz@gmail.com" w:date="2017-02-19T20:38:00Z">
        <w:r w:rsidDel="00662FB0">
          <w:delText>Dr Shiferaw Tekelmariam</w:delText>
        </w:r>
      </w:del>
      <w:del w:id="2405" w:author="spencer.swartz@gmail.com" w:date="2017-02-19T20:07:00Z">
        <w:r w:rsidDel="002B140E">
          <w:delText xml:space="preserve"> </w:delText>
        </w:r>
      </w:del>
    </w:p>
    <w:p w14:paraId="258DD779" w14:textId="6205CCD8" w:rsidR="007A00CE" w:rsidDel="002B140E" w:rsidRDefault="00EF104A">
      <w:pPr>
        <w:ind w:left="17" w:right="918"/>
        <w:rPr>
          <w:del w:id="2406" w:author="spencer.swartz@gmail.com" w:date="2017-02-19T20:07:00Z"/>
        </w:rPr>
        <w:pPrChange w:id="2407" w:author="spencer.swartz@gmail.com" w:date="2017-02-19T20:07:00Z">
          <w:pPr>
            <w:ind w:left="17"/>
          </w:pPr>
        </w:pPrChange>
      </w:pPr>
      <w:del w:id="2408" w:author="spencer.swartz@gmail.com" w:date="2017-02-19T20:38:00Z">
        <w:r w:rsidDel="00662FB0">
          <w:delText xml:space="preserve">Head, South Nations and Nationalites  and </w:delText>
        </w:r>
      </w:del>
    </w:p>
    <w:p w14:paraId="4D90154C" w14:textId="13905BCE" w:rsidR="007A00CE" w:rsidDel="002B140E" w:rsidRDefault="00EF104A">
      <w:pPr>
        <w:ind w:left="17" w:right="918"/>
        <w:rPr>
          <w:del w:id="2409" w:author="spencer.swartz@gmail.com" w:date="2017-02-19T20:07:00Z"/>
        </w:rPr>
        <w:pPrChange w:id="2410" w:author="spencer.swartz@gmail.com" w:date="2017-02-19T20:07:00Z">
          <w:pPr>
            <w:ind w:left="17"/>
          </w:pPr>
        </w:pPrChange>
      </w:pPr>
      <w:del w:id="2411" w:author="spencer.swartz@gmail.com" w:date="2017-02-19T20:38:00Z">
        <w:r w:rsidDel="00662FB0">
          <w:delText xml:space="preserve">Peoples Region,State Health Bureau , </w:delText>
        </w:r>
      </w:del>
    </w:p>
    <w:p w14:paraId="2B8DE45F" w14:textId="241E9F71" w:rsidR="007A00CE" w:rsidDel="002B140E" w:rsidRDefault="00EF104A">
      <w:pPr>
        <w:ind w:left="17" w:right="918"/>
        <w:rPr>
          <w:del w:id="2412" w:author="spencer.swartz@gmail.com" w:date="2017-02-19T20:07:00Z"/>
        </w:rPr>
      </w:pPr>
      <w:del w:id="2413" w:author="spencer.swartz@gmail.com" w:date="2017-02-19T20:38:00Z">
        <w:r w:rsidDel="00662FB0">
          <w:delText xml:space="preserve">(SNNPR-BOH) </w:delText>
        </w:r>
      </w:del>
    </w:p>
    <w:p w14:paraId="7D7EC93B" w14:textId="45D76EF8" w:rsidR="007A00CE" w:rsidDel="002B140E" w:rsidRDefault="00EF104A">
      <w:pPr>
        <w:ind w:left="17" w:right="918"/>
        <w:rPr>
          <w:del w:id="2414" w:author="spencer.swartz@gmail.com" w:date="2017-02-19T20:07:00Z"/>
        </w:rPr>
      </w:pPr>
      <w:del w:id="2415" w:author="spencer.swartz@gmail.com" w:date="2017-02-19T20:38:00Z">
        <w:r w:rsidDel="00662FB0">
          <w:delText xml:space="preserve">Awassa, Ethiopia </w:delText>
        </w:r>
      </w:del>
    </w:p>
    <w:p w14:paraId="03FAC988" w14:textId="5B490D18" w:rsidR="007A00CE" w:rsidDel="00662FB0" w:rsidRDefault="00EF104A">
      <w:pPr>
        <w:ind w:left="17" w:right="918"/>
        <w:rPr>
          <w:del w:id="2416" w:author="spencer.swartz@gmail.com" w:date="2017-02-19T20:38:00Z"/>
        </w:rPr>
      </w:pPr>
      <w:del w:id="2417" w:author="spencer.swartz@gmail.com" w:date="2017-02-19T20:38:00Z">
        <w:r w:rsidDel="00662FB0">
          <w:delText xml:space="preserve">mobile no -09237530 </w:delText>
        </w:r>
      </w:del>
    </w:p>
    <w:p w14:paraId="47122BDD" w14:textId="24FA0C8F" w:rsidR="007A00CE" w:rsidDel="002B140E" w:rsidRDefault="00EF104A">
      <w:pPr>
        <w:spacing w:after="0" w:line="259" w:lineRule="auto"/>
        <w:ind w:left="0" w:firstLine="0"/>
        <w:rPr>
          <w:del w:id="2418" w:author="spencer.swartz@gmail.com" w:date="2017-02-19T20:07:00Z"/>
        </w:rPr>
      </w:pPr>
      <w:del w:id="2419" w:author="spencer.swartz@gmail.com" w:date="2017-02-19T20:07:00Z">
        <w:r w:rsidDel="002B140E">
          <w:delText xml:space="preserve"> </w:delText>
        </w:r>
      </w:del>
    </w:p>
    <w:p w14:paraId="1F29A5BD" w14:textId="1C8828DD" w:rsidR="007A00CE" w:rsidDel="002B140E" w:rsidRDefault="00EF104A">
      <w:pPr>
        <w:ind w:left="17" w:right="918"/>
        <w:rPr>
          <w:del w:id="2420" w:author="spencer.swartz@gmail.com" w:date="2017-02-19T20:07:00Z"/>
        </w:rPr>
      </w:pPr>
      <w:del w:id="2421" w:author="spencer.swartz@gmail.com" w:date="2017-02-19T20:38:00Z">
        <w:r w:rsidDel="00662FB0">
          <w:delText xml:space="preserve">Dr. Girma Azene </w:delText>
        </w:r>
      </w:del>
    </w:p>
    <w:p w14:paraId="1BC7FF15" w14:textId="2E946347" w:rsidR="007A00CE" w:rsidDel="002B140E" w:rsidRDefault="00EF104A">
      <w:pPr>
        <w:ind w:left="17" w:right="918"/>
        <w:rPr>
          <w:del w:id="2422" w:author="spencer.swartz@gmail.com" w:date="2017-02-19T20:07:00Z"/>
        </w:rPr>
        <w:pPrChange w:id="2423" w:author="spencer.swartz@gmail.com" w:date="2017-02-19T20:07:00Z">
          <w:pPr>
            <w:ind w:left="17"/>
          </w:pPr>
        </w:pPrChange>
      </w:pPr>
      <w:del w:id="2424" w:author="spencer.swartz@gmail.com" w:date="2017-02-19T20:38:00Z">
        <w:r w:rsidDel="00662FB0">
          <w:delText xml:space="preserve">Consultant Health Sciences Specialist </w:delText>
        </w:r>
      </w:del>
    </w:p>
    <w:p w14:paraId="62917DAD" w14:textId="0DB16F17" w:rsidR="007A00CE" w:rsidDel="002B140E" w:rsidRDefault="00EF104A">
      <w:pPr>
        <w:ind w:left="17" w:right="918"/>
        <w:rPr>
          <w:del w:id="2425" w:author="spencer.swartz@gmail.com" w:date="2017-02-19T20:07:00Z"/>
        </w:rPr>
      </w:pPr>
      <w:del w:id="2426" w:author="spencer.swartz@gmail.com" w:date="2017-02-19T20:38:00Z">
        <w:r w:rsidDel="00662FB0">
          <w:delText xml:space="preserve">Head, Department of Planning and </w:delText>
        </w:r>
      </w:del>
    </w:p>
    <w:p w14:paraId="028F46C5" w14:textId="6AFF8617" w:rsidR="007A00CE" w:rsidDel="002B140E" w:rsidRDefault="00EF104A">
      <w:pPr>
        <w:ind w:left="17" w:right="918"/>
        <w:rPr>
          <w:del w:id="2427" w:author="spencer.swartz@gmail.com" w:date="2017-02-19T20:07:00Z"/>
        </w:rPr>
      </w:pPr>
      <w:del w:id="2428" w:author="spencer.swartz@gmail.com" w:date="2017-02-19T20:38:00Z">
        <w:r w:rsidDel="00662FB0">
          <w:delText xml:space="preserve">Programming </w:delText>
        </w:r>
      </w:del>
    </w:p>
    <w:p w14:paraId="4D9A9CC7" w14:textId="0339E3D7" w:rsidR="007A00CE" w:rsidDel="002B140E" w:rsidRDefault="00EF104A">
      <w:pPr>
        <w:ind w:left="17" w:right="918"/>
        <w:rPr>
          <w:del w:id="2429" w:author="spencer.swartz@gmail.com" w:date="2017-02-19T20:07:00Z"/>
        </w:rPr>
        <w:pPrChange w:id="2430" w:author="spencer.swartz@gmail.com" w:date="2017-02-19T20:07:00Z">
          <w:pPr>
            <w:ind w:left="17" w:right="2009"/>
          </w:pPr>
        </w:pPrChange>
      </w:pPr>
      <w:del w:id="2431" w:author="spencer.swartz@gmail.com" w:date="2017-02-19T20:38:00Z">
        <w:r w:rsidDel="00662FB0">
          <w:delText xml:space="preserve">Ministry of Health Addis Aababa, Ethiopia </w:delText>
        </w:r>
      </w:del>
    </w:p>
    <w:p w14:paraId="3F7D5463" w14:textId="451EF9CC" w:rsidR="007A00CE" w:rsidDel="00662FB0" w:rsidRDefault="00EF104A">
      <w:pPr>
        <w:ind w:left="17" w:right="918"/>
        <w:rPr>
          <w:del w:id="2432" w:author="spencer.swartz@gmail.com" w:date="2017-02-19T20:38:00Z"/>
        </w:rPr>
      </w:pPr>
      <w:del w:id="2433" w:author="spencer.swartz@gmail.com" w:date="2017-02-19T20:38:00Z">
        <w:r w:rsidDel="00662FB0">
          <w:delText xml:space="preserve">moh@telecom.net.et </w:delText>
        </w:r>
      </w:del>
    </w:p>
    <w:p w14:paraId="461B3F7E" w14:textId="3DDB7D0B" w:rsidR="007A00CE" w:rsidDel="002B140E" w:rsidRDefault="00EF104A">
      <w:pPr>
        <w:spacing w:after="0" w:line="259" w:lineRule="auto"/>
        <w:ind w:left="0" w:firstLine="0"/>
        <w:rPr>
          <w:del w:id="2434" w:author="spencer.swartz@gmail.com" w:date="2017-02-19T20:07:00Z"/>
        </w:rPr>
      </w:pPr>
      <w:del w:id="2435" w:author="spencer.swartz@gmail.com" w:date="2017-02-19T20:07:00Z">
        <w:r w:rsidDel="002B140E">
          <w:delText xml:space="preserve"> </w:delText>
        </w:r>
      </w:del>
    </w:p>
    <w:p w14:paraId="1E5FA356" w14:textId="5061E7D7" w:rsidR="007A00CE" w:rsidDel="002B140E" w:rsidRDefault="00EF104A">
      <w:pPr>
        <w:ind w:left="17" w:right="918"/>
        <w:rPr>
          <w:del w:id="2436" w:author="spencer.swartz@gmail.com" w:date="2017-02-19T20:07:00Z"/>
        </w:rPr>
      </w:pPr>
      <w:del w:id="2437" w:author="spencer.swartz@gmail.com" w:date="2017-02-19T20:38:00Z">
        <w:r w:rsidDel="00662FB0">
          <w:delText xml:space="preserve">Dr. Eyob Kamil </w:delText>
        </w:r>
      </w:del>
    </w:p>
    <w:p w14:paraId="5609D68F" w14:textId="5708100D" w:rsidR="007A00CE" w:rsidDel="002B140E" w:rsidRDefault="00EF104A">
      <w:pPr>
        <w:ind w:left="17" w:right="918"/>
        <w:rPr>
          <w:del w:id="2438" w:author="spencer.swartz@gmail.com" w:date="2017-02-19T20:07:00Z"/>
        </w:rPr>
      </w:pPr>
      <w:del w:id="2439" w:author="spencer.swartz@gmail.com" w:date="2017-02-19T20:38:00Z">
        <w:r w:rsidDel="00662FB0">
          <w:delText xml:space="preserve">Bureau Head </w:delText>
        </w:r>
      </w:del>
    </w:p>
    <w:p w14:paraId="52790E41" w14:textId="6B5CA09B" w:rsidR="007A00CE" w:rsidDel="002B140E" w:rsidRDefault="00EF104A">
      <w:pPr>
        <w:ind w:left="17" w:right="918"/>
        <w:rPr>
          <w:del w:id="2440" w:author="spencer.swartz@gmail.com" w:date="2017-02-19T20:07:00Z"/>
        </w:rPr>
        <w:pPrChange w:id="2441" w:author="spencer.swartz@gmail.com" w:date="2017-02-19T20:07:00Z">
          <w:pPr>
            <w:ind w:left="17"/>
          </w:pPr>
        </w:pPrChange>
      </w:pPr>
      <w:del w:id="2442" w:author="spencer.swartz@gmail.com" w:date="2017-02-19T20:38:00Z">
        <w:r w:rsidDel="00662FB0">
          <w:delText xml:space="preserve">Addis Ababa City Government Health </w:delText>
        </w:r>
      </w:del>
    </w:p>
    <w:p w14:paraId="0924B972" w14:textId="5B8A4B00" w:rsidR="007A00CE" w:rsidDel="002B140E" w:rsidRDefault="00EF104A">
      <w:pPr>
        <w:ind w:left="17" w:right="918"/>
        <w:rPr>
          <w:del w:id="2443" w:author="spencer.swartz@gmail.com" w:date="2017-02-19T20:07:00Z"/>
        </w:rPr>
      </w:pPr>
      <w:del w:id="2444" w:author="spencer.swartz@gmail.com" w:date="2017-02-19T20:38:00Z">
        <w:r w:rsidDel="00662FB0">
          <w:delText xml:space="preserve">Bureau </w:delText>
        </w:r>
      </w:del>
    </w:p>
    <w:p w14:paraId="60EAF81E" w14:textId="4615B55D" w:rsidR="007A00CE" w:rsidDel="00662FB0" w:rsidRDefault="00EF104A" w:rsidP="002B140E">
      <w:pPr>
        <w:ind w:left="17" w:right="918"/>
        <w:rPr>
          <w:del w:id="2445" w:author="spencer.swartz@gmail.com" w:date="2017-02-19T20:38:00Z"/>
        </w:rPr>
      </w:pPr>
      <w:del w:id="2446" w:author="spencer.swartz@gmail.com" w:date="2017-02-19T20:38:00Z">
        <w:r w:rsidDel="00662FB0">
          <w:delText xml:space="preserve">Adis Ababa, Ethiopia </w:delText>
        </w:r>
      </w:del>
    </w:p>
    <w:p w14:paraId="313D8F76" w14:textId="1BEEA244" w:rsidR="007A00CE" w:rsidDel="002B140E" w:rsidRDefault="00EF104A">
      <w:pPr>
        <w:spacing w:after="0" w:line="259" w:lineRule="auto"/>
        <w:ind w:left="0" w:firstLine="0"/>
        <w:rPr>
          <w:del w:id="2447" w:author="spencer.swartz@gmail.com" w:date="2017-02-19T20:08:00Z"/>
        </w:rPr>
      </w:pPr>
      <w:del w:id="2448" w:author="spencer.swartz@gmail.com" w:date="2017-02-19T20:08:00Z">
        <w:r w:rsidDel="002B140E">
          <w:delText xml:space="preserve"> </w:delText>
        </w:r>
      </w:del>
    </w:p>
    <w:p w14:paraId="21B55F50" w14:textId="49DB7E30" w:rsidR="007A00CE" w:rsidDel="002B140E" w:rsidRDefault="00EF104A">
      <w:pPr>
        <w:ind w:left="17" w:right="918"/>
        <w:rPr>
          <w:del w:id="2449" w:author="spencer.swartz@gmail.com" w:date="2017-02-19T20:08:00Z"/>
        </w:rPr>
      </w:pPr>
      <w:del w:id="2450" w:author="spencer.swartz@gmail.com" w:date="2017-02-19T20:38:00Z">
        <w:r w:rsidDel="00662FB0">
          <w:delText xml:space="preserve">Dr. Ato Yohannes Tadesse </w:delText>
        </w:r>
      </w:del>
    </w:p>
    <w:p w14:paraId="46163171" w14:textId="0484C345" w:rsidR="007A00CE" w:rsidDel="002B140E" w:rsidRDefault="00EF104A">
      <w:pPr>
        <w:ind w:left="17" w:right="918"/>
        <w:rPr>
          <w:del w:id="2451" w:author="spencer.swartz@gmail.com" w:date="2017-02-19T20:08:00Z"/>
        </w:rPr>
      </w:pPr>
      <w:del w:id="2452" w:author="spencer.swartz@gmail.com" w:date="2017-02-19T20:38:00Z">
        <w:r w:rsidDel="00662FB0">
          <w:delText xml:space="preserve">Head of Training and Health Service </w:delText>
        </w:r>
      </w:del>
    </w:p>
    <w:p w14:paraId="5C738A6D" w14:textId="7443DAA5" w:rsidR="007A00CE" w:rsidDel="002B140E" w:rsidRDefault="00EF104A">
      <w:pPr>
        <w:ind w:left="17" w:right="918"/>
        <w:rPr>
          <w:del w:id="2453" w:author="spencer.swartz@gmail.com" w:date="2017-02-19T20:08:00Z"/>
        </w:rPr>
      </w:pPr>
      <w:del w:id="2454" w:author="spencer.swartz@gmail.com" w:date="2017-02-19T20:38:00Z">
        <w:r w:rsidDel="00662FB0">
          <w:delText xml:space="preserve">Department </w:delText>
        </w:r>
      </w:del>
    </w:p>
    <w:p w14:paraId="57925149" w14:textId="6A27EF10" w:rsidR="007A00CE" w:rsidDel="002B140E" w:rsidRDefault="00EF104A">
      <w:pPr>
        <w:ind w:left="17" w:right="918"/>
        <w:rPr>
          <w:del w:id="2455" w:author="spencer.swartz@gmail.com" w:date="2017-02-19T20:08:00Z"/>
        </w:rPr>
      </w:pPr>
      <w:del w:id="2456" w:author="spencer.swartz@gmail.com" w:date="2017-02-19T20:38:00Z">
        <w:r w:rsidDel="00662FB0">
          <w:delText>Ministry of Health</w:delText>
        </w:r>
      </w:del>
      <w:del w:id="2457" w:author="spencer.swartz@gmail.com" w:date="2017-02-19T20:08:00Z">
        <w:r w:rsidDel="002B140E">
          <w:delText xml:space="preserve"> </w:delText>
        </w:r>
      </w:del>
    </w:p>
    <w:p w14:paraId="2345479F" w14:textId="5DDF2866" w:rsidR="007A00CE" w:rsidDel="002B140E" w:rsidRDefault="00EF104A">
      <w:pPr>
        <w:ind w:left="17" w:right="918"/>
        <w:rPr>
          <w:del w:id="2458" w:author="spencer.swartz@gmail.com" w:date="2017-02-19T20:08:00Z"/>
        </w:rPr>
      </w:pPr>
      <w:del w:id="2459" w:author="spencer.swartz@gmail.com" w:date="2017-02-19T20:38:00Z">
        <w:r w:rsidDel="00662FB0">
          <w:delText xml:space="preserve">Addis Aababa, Ethiopia </w:delText>
        </w:r>
      </w:del>
    </w:p>
    <w:p w14:paraId="33D95A08" w14:textId="2CA80BDF" w:rsidR="007A00CE" w:rsidDel="002B140E" w:rsidRDefault="00EF104A">
      <w:pPr>
        <w:ind w:left="17" w:right="918"/>
        <w:rPr>
          <w:del w:id="2460" w:author="spencer.swartz@gmail.com" w:date="2017-02-19T20:08:00Z"/>
        </w:rPr>
        <w:pPrChange w:id="2461" w:author="spencer.swartz@gmail.com" w:date="2017-02-19T20:08:00Z">
          <w:pPr>
            <w:spacing w:after="0" w:line="259" w:lineRule="auto"/>
            <w:ind w:left="0" w:firstLine="0"/>
          </w:pPr>
        </w:pPrChange>
      </w:pPr>
      <w:del w:id="2462" w:author="spencer.swartz@gmail.com" w:date="2017-02-19T20:08:00Z">
        <w:r w:rsidDel="002B140E">
          <w:delText xml:space="preserve"> </w:delText>
        </w:r>
      </w:del>
    </w:p>
    <w:p w14:paraId="345FB262" w14:textId="73286BB3" w:rsidR="007A00CE" w:rsidDel="002B140E" w:rsidRDefault="00EF104A">
      <w:pPr>
        <w:ind w:left="17" w:right="918"/>
        <w:rPr>
          <w:del w:id="2463" w:author="spencer.swartz@gmail.com" w:date="2017-02-19T20:08:00Z"/>
        </w:rPr>
      </w:pPr>
      <w:del w:id="2464" w:author="spencer.swartz@gmail.com" w:date="2017-02-19T20:38:00Z">
        <w:r w:rsidDel="00662FB0">
          <w:delText xml:space="preserve">Dr, Tesfenesh Belay </w:delText>
        </w:r>
      </w:del>
    </w:p>
    <w:p w14:paraId="564B2C65" w14:textId="70B89F58" w:rsidR="007A00CE" w:rsidDel="002B140E" w:rsidRDefault="00EF104A">
      <w:pPr>
        <w:ind w:left="17" w:right="918"/>
        <w:rPr>
          <w:del w:id="2465" w:author="spencer.swartz@gmail.com" w:date="2017-02-19T20:08:00Z"/>
        </w:rPr>
      </w:pPr>
      <w:del w:id="2466" w:author="spencer.swartz@gmail.com" w:date="2017-02-19T20:38:00Z">
        <w:r w:rsidDel="00662FB0">
          <w:delText xml:space="preserve">Head, Family Health Department Ministry of Health </w:delText>
        </w:r>
      </w:del>
    </w:p>
    <w:p w14:paraId="1CF313E2" w14:textId="4625AFB2" w:rsidR="007A00CE" w:rsidDel="00662FB0" w:rsidRDefault="00EF104A">
      <w:pPr>
        <w:ind w:left="17" w:right="918"/>
        <w:rPr>
          <w:del w:id="2467" w:author="spencer.swartz@gmail.com" w:date="2017-02-19T20:38:00Z"/>
        </w:rPr>
      </w:pPr>
      <w:del w:id="2468" w:author="spencer.swartz@gmail.com" w:date="2017-02-19T20:38:00Z">
        <w:r w:rsidDel="00662FB0">
          <w:delText xml:space="preserve">Addis Aababa, Ethiopia </w:delText>
        </w:r>
      </w:del>
    </w:p>
    <w:p w14:paraId="344E7BE0" w14:textId="71CF6F3F" w:rsidR="007A00CE" w:rsidDel="002B140E" w:rsidRDefault="00EF104A">
      <w:pPr>
        <w:spacing w:after="0" w:line="259" w:lineRule="auto"/>
        <w:ind w:left="0" w:firstLine="0"/>
        <w:rPr>
          <w:del w:id="2469" w:author="spencer.swartz@gmail.com" w:date="2017-02-19T20:08:00Z"/>
        </w:rPr>
      </w:pPr>
      <w:del w:id="2470" w:author="spencer.swartz@gmail.com" w:date="2017-02-19T20:08:00Z">
        <w:r w:rsidDel="002B140E">
          <w:delText xml:space="preserve"> </w:delText>
        </w:r>
      </w:del>
    </w:p>
    <w:p w14:paraId="41F311BF" w14:textId="2ED2257E" w:rsidR="007A00CE" w:rsidDel="002B140E" w:rsidRDefault="00EF104A">
      <w:pPr>
        <w:ind w:left="17" w:right="918"/>
        <w:rPr>
          <w:del w:id="2471" w:author="spencer.swartz@gmail.com" w:date="2017-02-19T20:08:00Z"/>
        </w:rPr>
      </w:pPr>
      <w:del w:id="2472" w:author="spencer.swartz@gmail.com" w:date="2017-02-19T20:38:00Z">
        <w:r w:rsidDel="00662FB0">
          <w:delText xml:space="preserve">Dr Tsegazeab Kebede </w:delText>
        </w:r>
      </w:del>
      <w:del w:id="2473" w:author="spencer.swartz@gmail.com" w:date="2017-02-19T20:08:00Z">
        <w:r w:rsidDel="002B140E">
          <w:delText xml:space="preserve"> </w:delText>
        </w:r>
      </w:del>
    </w:p>
    <w:p w14:paraId="24FCB045" w14:textId="2DDFFEAB" w:rsidR="007A00CE" w:rsidDel="002B140E" w:rsidRDefault="00EF104A">
      <w:pPr>
        <w:ind w:left="17" w:right="918"/>
        <w:rPr>
          <w:del w:id="2474" w:author="spencer.swartz@gmail.com" w:date="2017-02-19T20:09:00Z"/>
        </w:rPr>
        <w:pPrChange w:id="2475" w:author="spencer.swartz@gmail.com" w:date="2017-02-19T20:08:00Z">
          <w:pPr>
            <w:ind w:left="17" w:right="1002"/>
          </w:pPr>
        </w:pPrChange>
      </w:pPr>
      <w:del w:id="2476" w:author="spencer.swartz@gmail.com" w:date="2017-02-19T20:38:00Z">
        <w:r w:rsidDel="00662FB0">
          <w:delText>Consultant Surgeon  Consultant on Pre-hospital care and emergency care, Injury prevention and road safety tel: 0911208345(mobile) P.O.Box 15836  e-mail:tsegaz@yahoo.com,</w:delText>
        </w:r>
      </w:del>
      <w:del w:id="2477" w:author="spencer.swartz@gmail.com" w:date="2017-02-19T20:09:00Z">
        <w:r w:rsidDel="002B140E">
          <w:delText xml:space="preserve">  </w:delText>
        </w:r>
      </w:del>
    </w:p>
    <w:p w14:paraId="0D02FF6A" w14:textId="0F44A30F" w:rsidR="007A00CE" w:rsidDel="00662FB0" w:rsidRDefault="00EF104A">
      <w:pPr>
        <w:ind w:left="17" w:right="918"/>
        <w:rPr>
          <w:del w:id="2478" w:author="spencer.swartz@gmail.com" w:date="2017-02-19T20:38:00Z"/>
        </w:rPr>
      </w:pPr>
      <w:del w:id="2479" w:author="spencer.swartz@gmail.com" w:date="2017-02-19T20:38:00Z">
        <w:r w:rsidDel="00662FB0">
          <w:delText xml:space="preserve">Addis Ababa, Ethiopia </w:delText>
        </w:r>
      </w:del>
    </w:p>
    <w:p w14:paraId="470D4FC3" w14:textId="6C0D6E8E" w:rsidR="007A00CE" w:rsidDel="00662FB0" w:rsidRDefault="00EF104A">
      <w:pPr>
        <w:spacing w:after="0" w:line="259" w:lineRule="auto"/>
        <w:ind w:left="0" w:firstLine="0"/>
        <w:rPr>
          <w:del w:id="2480" w:author="spencer.swartz@gmail.com" w:date="2017-02-19T20:38:00Z"/>
        </w:rPr>
      </w:pPr>
      <w:del w:id="2481" w:author="spencer.swartz@gmail.com" w:date="2017-02-19T20:38:00Z">
        <w:r w:rsidDel="00662FB0">
          <w:delText xml:space="preserve"> </w:delText>
        </w:r>
      </w:del>
    </w:p>
    <w:p w14:paraId="64B9C5E7" w14:textId="4AE8441C" w:rsidR="007A00CE" w:rsidDel="002B140E" w:rsidRDefault="00EF104A">
      <w:pPr>
        <w:spacing w:after="0" w:line="259" w:lineRule="auto"/>
        <w:ind w:left="0" w:firstLine="0"/>
        <w:rPr>
          <w:del w:id="2482" w:author="spencer.swartz@gmail.com" w:date="2017-02-19T20:09:00Z"/>
        </w:rPr>
      </w:pPr>
      <w:del w:id="2483" w:author="spencer.swartz@gmail.com" w:date="2017-02-19T20:09:00Z">
        <w:r w:rsidDel="002B140E">
          <w:delText xml:space="preserve"> </w:delText>
        </w:r>
      </w:del>
    </w:p>
    <w:p w14:paraId="45EA157F" w14:textId="5A5727AF" w:rsidR="007A00CE" w:rsidDel="002B140E" w:rsidRDefault="00EF104A">
      <w:pPr>
        <w:spacing w:after="0" w:line="259" w:lineRule="auto"/>
        <w:ind w:left="0" w:firstLine="0"/>
        <w:rPr>
          <w:del w:id="2484" w:author="spencer.swartz@gmail.com" w:date="2017-02-19T20:09:00Z"/>
        </w:rPr>
        <w:pPrChange w:id="2485" w:author="spencer.swartz@gmail.com" w:date="2017-02-19T20:09:00Z">
          <w:pPr>
            <w:ind w:left="17" w:right="918"/>
          </w:pPr>
        </w:pPrChange>
      </w:pPr>
      <w:del w:id="2486" w:author="spencer.swartz@gmail.com" w:date="2017-02-19T20:38:00Z">
        <w:r w:rsidDel="00662FB0">
          <w:delText xml:space="preserve">Dr Tezera Chaka </w:delText>
        </w:r>
      </w:del>
    </w:p>
    <w:p w14:paraId="4047762A" w14:textId="5C9A4634" w:rsidR="007A00CE" w:rsidDel="002B140E" w:rsidRDefault="00EF104A">
      <w:pPr>
        <w:spacing w:after="0" w:line="259" w:lineRule="auto"/>
        <w:ind w:left="0" w:firstLine="0"/>
        <w:rPr>
          <w:del w:id="2487" w:author="spencer.swartz@gmail.com" w:date="2017-02-19T20:09:00Z"/>
        </w:rPr>
        <w:pPrChange w:id="2488" w:author="spencer.swartz@gmail.com" w:date="2017-02-19T20:09:00Z">
          <w:pPr>
            <w:ind w:left="17"/>
          </w:pPr>
        </w:pPrChange>
      </w:pPr>
      <w:del w:id="2489" w:author="spencer.swartz@gmail.com" w:date="2017-02-19T20:38:00Z">
        <w:r w:rsidDel="00662FB0">
          <w:delText xml:space="preserve">Consultant Orthopedic Surgeon </w:delText>
        </w:r>
      </w:del>
    </w:p>
    <w:p w14:paraId="108CF89C" w14:textId="25842CBB" w:rsidR="007A00CE" w:rsidDel="002B140E" w:rsidRDefault="00EF104A">
      <w:pPr>
        <w:spacing w:after="0" w:line="259" w:lineRule="auto"/>
        <w:ind w:left="0" w:firstLine="0"/>
        <w:rPr>
          <w:del w:id="2490" w:author="spencer.swartz@gmail.com" w:date="2017-02-19T20:09:00Z"/>
        </w:rPr>
        <w:pPrChange w:id="2491" w:author="spencer.swartz@gmail.com" w:date="2017-02-19T20:09:00Z">
          <w:pPr>
            <w:ind w:left="17"/>
          </w:pPr>
        </w:pPrChange>
      </w:pPr>
      <w:del w:id="2492" w:author="spencer.swartz@gmail.com" w:date="2017-02-19T20:38:00Z">
        <w:r w:rsidDel="00662FB0">
          <w:delText xml:space="preserve">Head , Department of Orthopedics </w:delText>
        </w:r>
      </w:del>
    </w:p>
    <w:p w14:paraId="0B2A39DD" w14:textId="5AB4D4BA" w:rsidR="007A00CE" w:rsidDel="002B140E" w:rsidRDefault="00EF104A">
      <w:pPr>
        <w:spacing w:after="0" w:line="259" w:lineRule="auto"/>
        <w:ind w:left="0" w:firstLine="0"/>
        <w:rPr>
          <w:del w:id="2493" w:author="spencer.swartz@gmail.com" w:date="2017-02-19T20:09:00Z"/>
        </w:rPr>
        <w:pPrChange w:id="2494" w:author="spencer.swartz@gmail.com" w:date="2017-02-19T20:09:00Z">
          <w:pPr>
            <w:ind w:left="17"/>
          </w:pPr>
        </w:pPrChange>
      </w:pPr>
      <w:del w:id="2495" w:author="spencer.swartz@gmail.com" w:date="2017-02-19T20:38:00Z">
        <w:r w:rsidDel="00662FB0">
          <w:delText xml:space="preserve">Adia Ababa University, Faculty of </w:delText>
        </w:r>
      </w:del>
    </w:p>
    <w:p w14:paraId="6DFA87CF" w14:textId="6651D8C2" w:rsidR="007A00CE" w:rsidDel="002B140E" w:rsidRDefault="00EF104A">
      <w:pPr>
        <w:spacing w:after="0" w:line="259" w:lineRule="auto"/>
        <w:ind w:left="0" w:firstLine="0"/>
        <w:rPr>
          <w:del w:id="2496" w:author="spencer.swartz@gmail.com" w:date="2017-02-19T20:09:00Z"/>
        </w:rPr>
        <w:pPrChange w:id="2497" w:author="spencer.swartz@gmail.com" w:date="2017-02-19T20:09:00Z">
          <w:pPr>
            <w:ind w:left="17" w:right="918"/>
          </w:pPr>
        </w:pPrChange>
      </w:pPr>
      <w:del w:id="2498" w:author="spencer.swartz@gmail.com" w:date="2017-02-19T20:38:00Z">
        <w:r w:rsidDel="00662FB0">
          <w:delText xml:space="preserve">Medicine </w:delText>
        </w:r>
      </w:del>
    </w:p>
    <w:p w14:paraId="3F38F6B4" w14:textId="6CF5679C" w:rsidR="007A00CE" w:rsidDel="002B140E" w:rsidRDefault="00EF104A">
      <w:pPr>
        <w:spacing w:after="0" w:line="259" w:lineRule="auto"/>
        <w:ind w:left="0" w:firstLine="0"/>
        <w:rPr>
          <w:del w:id="2499" w:author="spencer.swartz@gmail.com" w:date="2017-02-19T20:09:00Z"/>
        </w:rPr>
        <w:pPrChange w:id="2500" w:author="spencer.swartz@gmail.com" w:date="2017-02-19T20:09:00Z">
          <w:pPr>
            <w:ind w:left="17" w:right="844"/>
          </w:pPr>
        </w:pPrChange>
      </w:pPr>
      <w:del w:id="2501" w:author="spencer.swartz@gmail.com" w:date="2017-02-19T20:38:00Z">
        <w:r w:rsidDel="00662FB0">
          <w:delText xml:space="preserve">Tel:0911621120 P.O.Box  e-mail:tchaka50@yahoo.com </w:delText>
        </w:r>
      </w:del>
    </w:p>
    <w:p w14:paraId="075D1D74" w14:textId="393E01D9" w:rsidR="007A00CE" w:rsidDel="00662FB0" w:rsidRDefault="00EF104A">
      <w:pPr>
        <w:spacing w:after="0" w:line="259" w:lineRule="auto"/>
        <w:ind w:left="0" w:firstLine="0"/>
        <w:rPr>
          <w:del w:id="2502" w:author="spencer.swartz@gmail.com" w:date="2017-02-19T20:38:00Z"/>
        </w:rPr>
        <w:pPrChange w:id="2503" w:author="spencer.swartz@gmail.com" w:date="2017-02-19T20:09:00Z">
          <w:pPr>
            <w:ind w:left="17" w:right="918"/>
          </w:pPr>
        </w:pPrChange>
      </w:pPr>
      <w:del w:id="2504" w:author="spencer.swartz@gmail.com" w:date="2017-02-19T20:38:00Z">
        <w:r w:rsidDel="00662FB0">
          <w:delText xml:space="preserve">Addis Ababa, Ethiopia </w:delText>
        </w:r>
      </w:del>
    </w:p>
    <w:p w14:paraId="1A3F9840" w14:textId="0628563C" w:rsidR="007A00CE" w:rsidDel="002B140E" w:rsidRDefault="00EF104A">
      <w:pPr>
        <w:spacing w:after="0" w:line="259" w:lineRule="auto"/>
        <w:ind w:left="0" w:firstLine="0"/>
        <w:rPr>
          <w:del w:id="2505" w:author="spencer.swartz@gmail.com" w:date="2017-02-19T20:09:00Z"/>
        </w:rPr>
      </w:pPr>
      <w:del w:id="2506" w:author="spencer.swartz@gmail.com" w:date="2017-02-19T20:09:00Z">
        <w:r w:rsidDel="002B140E">
          <w:delText xml:space="preserve"> </w:delText>
        </w:r>
      </w:del>
    </w:p>
    <w:p w14:paraId="14C09011" w14:textId="1AD9A3FF" w:rsidR="007A00CE" w:rsidDel="002B140E" w:rsidRDefault="00EF104A">
      <w:pPr>
        <w:ind w:left="17" w:right="918"/>
        <w:rPr>
          <w:del w:id="2507" w:author="spencer.swartz@gmail.com" w:date="2017-02-19T20:09:00Z"/>
        </w:rPr>
      </w:pPr>
      <w:del w:id="2508" w:author="spencer.swartz@gmail.com" w:date="2017-02-19T20:38:00Z">
        <w:r w:rsidDel="00662FB0">
          <w:delText xml:space="preserve">Dr Aberra A Gobezie </w:delText>
        </w:r>
      </w:del>
      <w:del w:id="2509" w:author="spencer.swartz@gmail.com" w:date="2017-02-19T20:09:00Z">
        <w:r w:rsidDel="002B140E">
          <w:delText xml:space="preserve"> </w:delText>
        </w:r>
      </w:del>
    </w:p>
    <w:p w14:paraId="3A639439" w14:textId="2A753006" w:rsidR="007A00CE" w:rsidDel="002B140E" w:rsidRDefault="00EF104A">
      <w:pPr>
        <w:ind w:left="17" w:right="918"/>
        <w:rPr>
          <w:del w:id="2510" w:author="spencer.swartz@gmail.com" w:date="2017-02-19T20:10:00Z"/>
        </w:rPr>
        <w:pPrChange w:id="2511" w:author="spencer.swartz@gmail.com" w:date="2017-02-19T20:09:00Z">
          <w:pPr>
            <w:ind w:left="17"/>
          </w:pPr>
        </w:pPrChange>
      </w:pPr>
      <w:del w:id="2512" w:author="spencer.swartz@gmail.com" w:date="2017-02-19T20:38:00Z">
        <w:r w:rsidDel="00662FB0">
          <w:delText xml:space="preserve">Southern Ethiopia-Gwent Health Link </w:delText>
        </w:r>
      </w:del>
    </w:p>
    <w:p w14:paraId="193A2374" w14:textId="6CC02D78" w:rsidR="007A00CE" w:rsidDel="002B140E" w:rsidRDefault="00EF104A">
      <w:pPr>
        <w:ind w:left="17" w:right="918"/>
        <w:rPr>
          <w:del w:id="2513" w:author="spencer.swartz@gmail.com" w:date="2017-02-19T20:10:00Z"/>
        </w:rPr>
      </w:pPr>
      <w:del w:id="2514" w:author="spencer.swartz@gmail.com" w:date="2017-02-19T20:38:00Z">
        <w:r w:rsidDel="00662FB0">
          <w:delText xml:space="preserve">Coordinater </w:delText>
        </w:r>
      </w:del>
    </w:p>
    <w:p w14:paraId="666EDD53" w14:textId="239D45E3" w:rsidR="007A00CE" w:rsidDel="002B140E" w:rsidRDefault="00EF104A">
      <w:pPr>
        <w:ind w:left="17" w:right="918"/>
        <w:rPr>
          <w:del w:id="2515" w:author="spencer.swartz@gmail.com" w:date="2017-02-19T20:10:00Z"/>
        </w:rPr>
        <w:pPrChange w:id="2516" w:author="spencer.swartz@gmail.com" w:date="2017-02-19T20:10:00Z">
          <w:pPr>
            <w:ind w:left="17"/>
          </w:pPr>
        </w:pPrChange>
      </w:pPr>
      <w:del w:id="2517" w:author="spencer.swartz@gmail.com" w:date="2017-02-19T20:38:00Z">
        <w:r w:rsidDel="00662FB0">
          <w:delText xml:space="preserve">Medical director, Debub University </w:delText>
        </w:r>
      </w:del>
    </w:p>
    <w:p w14:paraId="462D9E3B" w14:textId="638EE184" w:rsidR="007A00CE" w:rsidDel="002B140E" w:rsidRDefault="00EF104A">
      <w:pPr>
        <w:ind w:left="17" w:right="918"/>
        <w:rPr>
          <w:del w:id="2518" w:author="spencer.swartz@gmail.com" w:date="2017-02-19T20:10:00Z"/>
        </w:rPr>
        <w:pPrChange w:id="2519" w:author="spencer.swartz@gmail.com" w:date="2017-02-19T20:10:00Z">
          <w:pPr>
            <w:ind w:left="17" w:right="1264"/>
          </w:pPr>
        </w:pPrChange>
      </w:pPr>
      <w:del w:id="2520" w:author="spencer.swartz@gmail.com" w:date="2017-02-19T20:38:00Z">
        <w:r w:rsidDel="00662FB0">
          <w:delText xml:space="preserve">Referral Hospital, Awassa, Ethiopia mobile no - 0916824834  </w:delText>
        </w:r>
      </w:del>
    </w:p>
    <w:p w14:paraId="5F1C188B" w14:textId="5650EB3C" w:rsidR="007A00CE" w:rsidDel="00662FB0" w:rsidRDefault="00EF104A">
      <w:pPr>
        <w:ind w:left="17" w:right="918"/>
        <w:rPr>
          <w:del w:id="2521" w:author="spencer.swartz@gmail.com" w:date="2017-02-19T20:38:00Z"/>
        </w:rPr>
      </w:pPr>
      <w:del w:id="2522" w:author="spencer.swartz@gmail.com" w:date="2017-02-19T20:38:00Z">
        <w:r w:rsidDel="00662FB0">
          <w:delText>aberraG2000@yahoo.com</w:delText>
        </w:r>
      </w:del>
      <w:del w:id="2523" w:author="spencer.swartz@gmail.com" w:date="2017-02-19T20:10:00Z">
        <w:r w:rsidDel="002B140E">
          <w:delText xml:space="preserve"> </w:delText>
        </w:r>
      </w:del>
    </w:p>
    <w:p w14:paraId="53E687E7" w14:textId="59DD3503" w:rsidR="007A00CE" w:rsidDel="002B140E" w:rsidRDefault="00EF104A">
      <w:pPr>
        <w:spacing w:after="0" w:line="259" w:lineRule="auto"/>
        <w:ind w:left="0" w:firstLine="0"/>
        <w:rPr>
          <w:del w:id="2524" w:author="spencer.swartz@gmail.com" w:date="2017-02-19T20:10:00Z"/>
        </w:rPr>
      </w:pPr>
      <w:del w:id="2525" w:author="spencer.swartz@gmail.com" w:date="2017-02-19T20:10:00Z">
        <w:r w:rsidDel="002B140E">
          <w:delText xml:space="preserve"> </w:delText>
        </w:r>
      </w:del>
    </w:p>
    <w:p w14:paraId="4DF888FA" w14:textId="795D32E3" w:rsidR="007A00CE" w:rsidDel="002B140E" w:rsidRDefault="00EF104A">
      <w:pPr>
        <w:ind w:left="17" w:right="918"/>
        <w:rPr>
          <w:del w:id="2526" w:author="spencer.swartz@gmail.com" w:date="2017-02-19T20:10:00Z"/>
        </w:rPr>
      </w:pPr>
      <w:del w:id="2527" w:author="spencer.swartz@gmail.com" w:date="2017-02-19T20:38:00Z">
        <w:r w:rsidDel="00662FB0">
          <w:delText xml:space="preserve">Dr Sunirmal Ghosh, </w:delText>
        </w:r>
      </w:del>
      <w:del w:id="2528" w:author="spencer.swartz@gmail.com" w:date="2017-02-19T20:10:00Z">
        <w:r w:rsidDel="002B140E">
          <w:delText xml:space="preserve"> </w:delText>
        </w:r>
      </w:del>
    </w:p>
    <w:p w14:paraId="52ABB36A" w14:textId="0776235B" w:rsidR="007A00CE" w:rsidDel="002B140E" w:rsidRDefault="00EF104A">
      <w:pPr>
        <w:ind w:left="17" w:right="918"/>
        <w:rPr>
          <w:del w:id="2529" w:author="spencer.swartz@gmail.com" w:date="2017-02-19T20:10:00Z"/>
        </w:rPr>
        <w:pPrChange w:id="2530" w:author="spencer.swartz@gmail.com" w:date="2017-02-19T20:10:00Z">
          <w:pPr>
            <w:ind w:left="17"/>
          </w:pPr>
        </w:pPrChange>
      </w:pPr>
      <w:del w:id="2531" w:author="spencer.swartz@gmail.com" w:date="2017-02-19T20:38:00Z">
        <w:r w:rsidDel="00662FB0">
          <w:delText xml:space="preserve">Consultant Surgeon and Secretary </w:delText>
        </w:r>
      </w:del>
    </w:p>
    <w:p w14:paraId="200EC61F" w14:textId="5A371B52" w:rsidR="007A00CE" w:rsidDel="002B140E" w:rsidRDefault="00EF104A">
      <w:pPr>
        <w:ind w:left="17" w:right="918"/>
        <w:rPr>
          <w:del w:id="2532" w:author="spencer.swartz@gmail.com" w:date="2017-02-19T20:10:00Z"/>
        </w:rPr>
        <w:pPrChange w:id="2533" w:author="spencer.swartz@gmail.com" w:date="2017-02-19T20:10:00Z">
          <w:pPr>
            <w:ind w:left="17"/>
          </w:pPr>
        </w:pPrChange>
      </w:pPr>
      <w:del w:id="2534" w:author="spencer.swartz@gmail.com" w:date="2017-02-19T20:38:00Z">
        <w:r w:rsidDel="00662FB0">
          <w:delText xml:space="preserve">Southern Ethiopia-Gwent Health Link </w:delText>
        </w:r>
      </w:del>
    </w:p>
    <w:p w14:paraId="71D35A37" w14:textId="0F1FFAA6" w:rsidR="007A00CE" w:rsidDel="002B140E" w:rsidRDefault="00EF104A">
      <w:pPr>
        <w:ind w:left="17" w:right="918"/>
        <w:rPr>
          <w:del w:id="2535" w:author="spencer.swartz@gmail.com" w:date="2017-02-19T20:10:00Z"/>
        </w:rPr>
      </w:pPr>
      <w:del w:id="2536" w:author="spencer.swartz@gmail.com" w:date="2017-02-19T20:38:00Z">
        <w:r w:rsidDel="00662FB0">
          <w:delText xml:space="preserve">Nevill Hall Hospital </w:delText>
        </w:r>
      </w:del>
    </w:p>
    <w:p w14:paraId="5438F0B5" w14:textId="58DF6E52" w:rsidR="007A00CE" w:rsidDel="002B140E" w:rsidRDefault="00EF104A">
      <w:pPr>
        <w:ind w:left="17" w:right="918"/>
        <w:rPr>
          <w:del w:id="2537" w:author="spencer.swartz@gmail.com" w:date="2017-02-19T20:10:00Z"/>
        </w:rPr>
        <w:pPrChange w:id="2538" w:author="spencer.swartz@gmail.com" w:date="2017-02-19T20:10:00Z">
          <w:pPr>
            <w:ind w:left="17"/>
          </w:pPr>
        </w:pPrChange>
      </w:pPr>
      <w:del w:id="2539" w:author="spencer.swartz@gmail.com" w:date="2017-02-19T20:38:00Z">
        <w:r w:rsidDel="00662FB0">
          <w:delText xml:space="preserve">Brecon road, Abergavenny, Wales </w:delText>
        </w:r>
      </w:del>
      <w:del w:id="2540" w:author="spencer.swartz@gmail.com" w:date="2017-02-19T20:10:00Z">
        <w:r w:rsidDel="002B140E">
          <w:delText xml:space="preserve"> </w:delText>
        </w:r>
      </w:del>
    </w:p>
    <w:p w14:paraId="27772BFE" w14:textId="0E982C97" w:rsidR="007A00CE" w:rsidDel="002B140E" w:rsidRDefault="00EF104A">
      <w:pPr>
        <w:ind w:left="17" w:right="918"/>
        <w:rPr>
          <w:del w:id="2541" w:author="spencer.swartz@gmail.com" w:date="2017-02-19T20:10:00Z"/>
        </w:rPr>
      </w:pPr>
      <w:del w:id="2542" w:author="spencer.swartz@gmail.com" w:date="2017-02-19T20:38:00Z">
        <w:r w:rsidDel="00662FB0">
          <w:delText xml:space="preserve">U.K </w:delText>
        </w:r>
      </w:del>
    </w:p>
    <w:p w14:paraId="21DF79C1" w14:textId="7EF34670" w:rsidR="007A00CE" w:rsidDel="002B140E" w:rsidRDefault="00EF104A">
      <w:pPr>
        <w:ind w:left="17" w:right="918"/>
        <w:rPr>
          <w:del w:id="2543" w:author="spencer.swartz@gmail.com" w:date="2017-02-19T20:10:00Z"/>
        </w:rPr>
      </w:pPr>
      <w:del w:id="2544" w:author="spencer.swartz@gmail.com" w:date="2017-02-19T20:38:00Z">
        <w:r w:rsidDel="00662FB0">
          <w:delText xml:space="preserve">Tel 00441873732439 </w:delText>
        </w:r>
      </w:del>
    </w:p>
    <w:p w14:paraId="154EA9B9" w14:textId="6149C731" w:rsidR="007A00CE" w:rsidDel="002B140E" w:rsidRDefault="00EF104A">
      <w:pPr>
        <w:ind w:left="17" w:right="918"/>
        <w:rPr>
          <w:del w:id="2545" w:author="spencer.swartz@gmail.com" w:date="2017-02-19T20:10:00Z"/>
        </w:rPr>
      </w:pPr>
      <w:del w:id="2546" w:author="spencer.swartz@gmail.com" w:date="2017-02-19T20:38:00Z">
        <w:r w:rsidDel="00662FB0">
          <w:delText>BikuGhosh@aol.co</w:delText>
        </w:r>
      </w:del>
      <w:del w:id="2547" w:author="spencer.swartz@gmail.com" w:date="2017-02-19T20:10:00Z">
        <w:r w:rsidDel="002B140E">
          <w:delText xml:space="preserve">m </w:delText>
        </w:r>
      </w:del>
    </w:p>
    <w:p w14:paraId="05D1D210" w14:textId="4908DE2B" w:rsidR="007A00CE" w:rsidDel="00662FB0" w:rsidRDefault="00EF104A">
      <w:pPr>
        <w:ind w:left="0" w:right="918" w:firstLine="0"/>
        <w:rPr>
          <w:del w:id="2548" w:author="spencer.swartz@gmail.com" w:date="2017-02-19T20:38:00Z"/>
        </w:rPr>
        <w:pPrChange w:id="2549" w:author="spencer.swartz@gmail.com" w:date="2017-02-19T20:10:00Z">
          <w:pPr>
            <w:spacing w:after="0" w:line="259" w:lineRule="auto"/>
            <w:ind w:left="0" w:firstLine="0"/>
          </w:pPr>
        </w:pPrChange>
      </w:pPr>
      <w:del w:id="2550" w:author="spencer.swartz@gmail.com" w:date="2017-02-19T20:38:00Z">
        <w:r w:rsidDel="00662FB0">
          <w:delText xml:space="preserve"> </w:delText>
        </w:r>
      </w:del>
    </w:p>
    <w:p w14:paraId="5D745799" w14:textId="743FE073" w:rsidR="007A00CE" w:rsidDel="002B140E" w:rsidRDefault="00EF104A">
      <w:pPr>
        <w:ind w:left="17" w:right="918"/>
        <w:rPr>
          <w:del w:id="2551" w:author="spencer.swartz@gmail.com" w:date="2017-02-19T20:11:00Z"/>
        </w:rPr>
      </w:pPr>
      <w:del w:id="2552" w:author="spencer.swartz@gmail.com" w:date="2017-02-19T20:38:00Z">
        <w:r w:rsidDel="00662FB0">
          <w:delText xml:space="preserve">Dr Zelalem Kebede </w:delText>
        </w:r>
      </w:del>
      <w:del w:id="2553" w:author="spencer.swartz@gmail.com" w:date="2017-02-19T20:11:00Z">
        <w:r w:rsidDel="002B140E">
          <w:delText xml:space="preserve"> </w:delText>
        </w:r>
      </w:del>
    </w:p>
    <w:p w14:paraId="535173BB" w14:textId="51928AE5" w:rsidR="007A00CE" w:rsidDel="002B140E" w:rsidRDefault="00EF104A">
      <w:pPr>
        <w:ind w:left="17" w:right="918"/>
        <w:rPr>
          <w:del w:id="2554" w:author="spencer.swartz@gmail.com" w:date="2017-02-19T20:11:00Z"/>
        </w:rPr>
        <w:pPrChange w:id="2555" w:author="spencer.swartz@gmail.com" w:date="2017-02-19T20:11:00Z">
          <w:pPr>
            <w:ind w:left="17"/>
          </w:pPr>
        </w:pPrChange>
      </w:pPr>
      <w:del w:id="2556" w:author="spencer.swartz@gmail.com" w:date="2017-02-19T20:38:00Z">
        <w:r w:rsidDel="00662FB0">
          <w:delText xml:space="preserve">Head, Southern University College of </w:delText>
        </w:r>
      </w:del>
    </w:p>
    <w:p w14:paraId="76D19D07" w14:textId="2FAAE4C0" w:rsidR="007A00CE" w:rsidDel="00662FB0" w:rsidRDefault="00EF104A">
      <w:pPr>
        <w:ind w:left="17" w:right="918"/>
        <w:rPr>
          <w:del w:id="2557" w:author="spencer.swartz@gmail.com" w:date="2017-02-19T20:38:00Z"/>
        </w:rPr>
        <w:pPrChange w:id="2558" w:author="spencer.swartz@gmail.com" w:date="2017-02-19T20:11:00Z">
          <w:pPr>
            <w:ind w:left="17" w:right="1206"/>
          </w:pPr>
        </w:pPrChange>
      </w:pPr>
      <w:del w:id="2559" w:author="spencer.swartz@gmail.com" w:date="2017-02-19T20:38:00Z">
        <w:r w:rsidDel="00662FB0">
          <w:delText xml:space="preserve">Health Sciences, Awassa,  Ethiopia mobile no -091827598 </w:delText>
        </w:r>
      </w:del>
    </w:p>
    <w:p w14:paraId="62821C69" w14:textId="4CB74408" w:rsidR="007A00CE" w:rsidDel="002B140E" w:rsidRDefault="00EF104A">
      <w:pPr>
        <w:spacing w:after="0" w:line="259" w:lineRule="auto"/>
        <w:ind w:left="0" w:firstLine="0"/>
        <w:rPr>
          <w:del w:id="2560" w:author="spencer.swartz@gmail.com" w:date="2017-02-19T20:11:00Z"/>
        </w:rPr>
      </w:pPr>
      <w:del w:id="2561" w:author="spencer.swartz@gmail.com" w:date="2017-02-19T20:11:00Z">
        <w:r w:rsidDel="002B140E">
          <w:delText xml:space="preserve"> </w:delText>
        </w:r>
      </w:del>
    </w:p>
    <w:p w14:paraId="3488E68D" w14:textId="4A165B50" w:rsidR="007A00CE" w:rsidDel="002B140E" w:rsidRDefault="00EF104A">
      <w:pPr>
        <w:ind w:left="17" w:right="918"/>
        <w:rPr>
          <w:del w:id="2562" w:author="spencer.swartz@gmail.com" w:date="2017-02-19T20:11:00Z"/>
        </w:rPr>
      </w:pPr>
      <w:del w:id="2563" w:author="spencer.swartz@gmail.com" w:date="2017-02-19T20:38:00Z">
        <w:r w:rsidDel="00662FB0">
          <w:delText xml:space="preserve">Dr Asfowssen Bekele </w:delText>
        </w:r>
      </w:del>
    </w:p>
    <w:p w14:paraId="0301731D" w14:textId="56B9E36E" w:rsidR="007A00CE" w:rsidDel="002B140E" w:rsidRDefault="00EF104A">
      <w:pPr>
        <w:ind w:left="17" w:right="918"/>
        <w:rPr>
          <w:del w:id="2564" w:author="spencer.swartz@gmail.com" w:date="2017-02-19T20:11:00Z"/>
        </w:rPr>
        <w:pPrChange w:id="2565" w:author="spencer.swartz@gmail.com" w:date="2017-02-19T20:11:00Z">
          <w:pPr>
            <w:ind w:left="17"/>
          </w:pPr>
        </w:pPrChange>
      </w:pPr>
      <w:del w:id="2566" w:author="spencer.swartz@gmail.com" w:date="2017-02-19T20:38:00Z">
        <w:r w:rsidDel="00662FB0">
          <w:delText xml:space="preserve">Dean, faculty of medical sciences </w:delText>
        </w:r>
      </w:del>
    </w:p>
    <w:p w14:paraId="69A9C260" w14:textId="7FCAF3D9" w:rsidR="007A00CE" w:rsidDel="00662FB0" w:rsidRDefault="00EF104A">
      <w:pPr>
        <w:ind w:left="17" w:right="918"/>
        <w:rPr>
          <w:del w:id="2567" w:author="spencer.swartz@gmail.com" w:date="2017-02-19T20:38:00Z"/>
        </w:rPr>
      </w:pPr>
      <w:del w:id="2568" w:author="spencer.swartz@gmail.com" w:date="2017-02-19T20:38:00Z">
        <w:r w:rsidDel="00662FB0">
          <w:delText xml:space="preserve">Awassa, Ethiopia </w:delText>
        </w:r>
      </w:del>
    </w:p>
    <w:p w14:paraId="3092C87A" w14:textId="097BF567" w:rsidR="007A00CE" w:rsidDel="002B140E" w:rsidRDefault="00EF104A">
      <w:pPr>
        <w:spacing w:after="0" w:line="259" w:lineRule="auto"/>
        <w:ind w:left="0" w:firstLine="0"/>
        <w:rPr>
          <w:del w:id="2569" w:author="spencer.swartz@gmail.com" w:date="2017-02-19T20:11:00Z"/>
        </w:rPr>
      </w:pPr>
      <w:del w:id="2570" w:author="spencer.swartz@gmail.com" w:date="2017-02-19T20:11:00Z">
        <w:r w:rsidDel="002B140E">
          <w:delText xml:space="preserve"> </w:delText>
        </w:r>
      </w:del>
    </w:p>
    <w:p w14:paraId="0A21B482" w14:textId="27F9DA6C" w:rsidR="007A00CE" w:rsidDel="002B140E" w:rsidRDefault="00EF104A">
      <w:pPr>
        <w:ind w:left="17" w:right="918"/>
        <w:rPr>
          <w:del w:id="2571" w:author="spencer.swartz@gmail.com" w:date="2017-02-19T20:11:00Z"/>
        </w:rPr>
      </w:pPr>
      <w:del w:id="2572" w:author="spencer.swartz@gmail.com" w:date="2017-02-19T20:38:00Z">
        <w:r w:rsidDel="00662FB0">
          <w:delText xml:space="preserve">Dr Nebiyu </w:delText>
        </w:r>
      </w:del>
    </w:p>
    <w:p w14:paraId="4A169DF1" w14:textId="373D2E30" w:rsidR="007A00CE" w:rsidDel="002B140E" w:rsidRDefault="00EF104A">
      <w:pPr>
        <w:ind w:left="17" w:right="918"/>
        <w:rPr>
          <w:del w:id="2573" w:author="spencer.swartz@gmail.com" w:date="2017-02-19T20:11:00Z"/>
        </w:rPr>
      </w:pPr>
      <w:del w:id="2574" w:author="spencer.swartz@gmail.com" w:date="2017-02-19T20:38:00Z">
        <w:r w:rsidDel="00662FB0">
          <w:delText xml:space="preserve">Surgeon, Dilla hospital </w:delText>
        </w:r>
      </w:del>
    </w:p>
    <w:p w14:paraId="60B601A9" w14:textId="4121AFD2" w:rsidR="007A00CE" w:rsidDel="002B140E" w:rsidRDefault="00EF104A">
      <w:pPr>
        <w:ind w:left="17" w:right="918"/>
        <w:rPr>
          <w:del w:id="2575" w:author="spencer.swartz@gmail.com" w:date="2017-02-19T20:11:00Z"/>
        </w:rPr>
      </w:pPr>
      <w:del w:id="2576" w:author="spencer.swartz@gmail.com" w:date="2017-02-19T20:38:00Z">
        <w:r w:rsidDel="00662FB0">
          <w:delText xml:space="preserve">Dilla </w:delText>
        </w:r>
      </w:del>
    </w:p>
    <w:p w14:paraId="416AABCD" w14:textId="1DE95819" w:rsidR="007A00CE" w:rsidDel="00662FB0" w:rsidRDefault="00EF104A">
      <w:pPr>
        <w:ind w:left="17" w:right="918"/>
        <w:rPr>
          <w:del w:id="2577" w:author="spencer.swartz@gmail.com" w:date="2017-02-19T20:38:00Z"/>
        </w:rPr>
      </w:pPr>
      <w:del w:id="2578" w:author="spencer.swartz@gmail.com" w:date="2017-02-19T20:38:00Z">
        <w:r w:rsidDel="00662FB0">
          <w:delText xml:space="preserve">Awassa, Ethiopia </w:delText>
        </w:r>
      </w:del>
    </w:p>
    <w:p w14:paraId="344DB788" w14:textId="31EA4675" w:rsidR="007A00CE" w:rsidDel="002B140E" w:rsidRDefault="00EF104A">
      <w:pPr>
        <w:spacing w:after="0" w:line="259" w:lineRule="auto"/>
        <w:ind w:left="0" w:firstLine="0"/>
        <w:rPr>
          <w:del w:id="2579" w:author="spencer.swartz@gmail.com" w:date="2017-02-19T20:11:00Z"/>
        </w:rPr>
      </w:pPr>
      <w:del w:id="2580" w:author="spencer.swartz@gmail.com" w:date="2017-02-19T20:11:00Z">
        <w:r w:rsidDel="002B140E">
          <w:delText xml:space="preserve"> </w:delText>
        </w:r>
      </w:del>
    </w:p>
    <w:p w14:paraId="2486B101" w14:textId="1BE57ABF" w:rsidR="007A00CE" w:rsidDel="002B140E" w:rsidRDefault="00EF104A">
      <w:pPr>
        <w:ind w:left="17" w:right="918"/>
        <w:rPr>
          <w:del w:id="2581" w:author="spencer.swartz@gmail.com" w:date="2017-02-19T20:11:00Z"/>
        </w:rPr>
      </w:pPr>
      <w:del w:id="2582" w:author="spencer.swartz@gmail.com" w:date="2017-02-19T20:38:00Z">
        <w:r w:rsidDel="00662FB0">
          <w:delText xml:space="preserve">Dr Ato Basmo,  </w:delText>
        </w:r>
      </w:del>
    </w:p>
    <w:p w14:paraId="5E41299C" w14:textId="4DA2A5B0" w:rsidR="007A00CE" w:rsidDel="002B140E" w:rsidRDefault="00EF104A">
      <w:pPr>
        <w:ind w:left="17" w:right="918"/>
        <w:rPr>
          <w:del w:id="2583" w:author="spencer.swartz@gmail.com" w:date="2017-02-19T20:12:00Z"/>
        </w:rPr>
      </w:pPr>
      <w:del w:id="2584" w:author="spencer.swartz@gmail.com" w:date="2017-02-19T20:38:00Z">
        <w:r w:rsidDel="00662FB0">
          <w:delText xml:space="preserve">Head of training, </w:delText>
        </w:r>
      </w:del>
    </w:p>
    <w:p w14:paraId="04E632FF" w14:textId="73BB2288" w:rsidR="007A00CE" w:rsidDel="002B140E" w:rsidRDefault="00EF104A">
      <w:pPr>
        <w:ind w:left="17" w:right="918"/>
        <w:rPr>
          <w:del w:id="2585" w:author="spencer.swartz@gmail.com" w:date="2017-02-19T20:12:00Z"/>
        </w:rPr>
      </w:pPr>
      <w:del w:id="2586" w:author="spencer.swartz@gmail.com" w:date="2017-02-19T20:38:00Z">
        <w:r w:rsidDel="00662FB0">
          <w:delText xml:space="preserve">Yirgalem Hopsital </w:delText>
        </w:r>
      </w:del>
    </w:p>
    <w:p w14:paraId="0E3F14A4" w14:textId="6D28B430" w:rsidR="007A00CE" w:rsidDel="002B140E" w:rsidRDefault="00EF104A">
      <w:pPr>
        <w:ind w:left="17" w:right="918"/>
        <w:rPr>
          <w:del w:id="2587" w:author="spencer.swartz@gmail.com" w:date="2017-02-19T20:12:00Z"/>
        </w:rPr>
      </w:pPr>
      <w:del w:id="2588" w:author="spencer.swartz@gmail.com" w:date="2017-02-19T20:38:00Z">
        <w:r w:rsidDel="00662FB0">
          <w:delText xml:space="preserve">Yirgalem </w:delText>
        </w:r>
      </w:del>
    </w:p>
    <w:p w14:paraId="25078D4E" w14:textId="7D7B1341" w:rsidR="007A00CE" w:rsidDel="00662FB0" w:rsidRDefault="00EF104A">
      <w:pPr>
        <w:ind w:left="17" w:right="918"/>
        <w:rPr>
          <w:del w:id="2589" w:author="spencer.swartz@gmail.com" w:date="2017-02-19T20:38:00Z"/>
        </w:rPr>
      </w:pPr>
      <w:del w:id="2590" w:author="spencer.swartz@gmail.com" w:date="2017-02-19T20:38:00Z">
        <w:r w:rsidDel="00662FB0">
          <w:delText xml:space="preserve">Awassa, Ethiopia </w:delText>
        </w:r>
      </w:del>
    </w:p>
    <w:p w14:paraId="2DC4A5E1" w14:textId="759EA171" w:rsidR="007A00CE" w:rsidDel="00662FB0" w:rsidRDefault="007A00CE">
      <w:pPr>
        <w:rPr>
          <w:del w:id="2591" w:author="spencer.swartz@gmail.com" w:date="2017-02-19T20:38:00Z"/>
        </w:rPr>
        <w:sectPr w:rsidR="007A00CE" w:rsidDel="00662FB0" w:rsidSect="009E1D8F">
          <w:type w:val="continuous"/>
          <w:pgSz w:w="11900" w:h="16840"/>
          <w:pgMar w:top="1440" w:right="1440" w:bottom="1440" w:left="1440" w:header="720" w:footer="720" w:gutter="0"/>
          <w:cols w:num="1" w:space="720" w:equalWidth="1"/>
          <w:docGrid w:linePitch="326"/>
          <w:sectPrChange w:id="2592" w:author="spencer.swartz@gmail.com" w:date="2017-02-19T21:13:00Z">
            <w:sectPr w:rsidR="007A00CE" w:rsidDel="00662FB0" w:rsidSect="009E1D8F">
              <w:pgMar w:top="1440" w:right="1796" w:bottom="1440" w:left="1584" w:header="720" w:footer="720" w:gutter="0"/>
              <w:cols w:num="2" w:equalWidth="0">
                <w:col w:w="4116" w:space="698"/>
                <w:col w:w="3706"/>
              </w:cols>
              <w:docGrid w:linePitch="0"/>
            </w:sectPr>
          </w:sectPrChange>
        </w:sectPr>
      </w:pPr>
    </w:p>
    <w:p w14:paraId="6C1C7995" w14:textId="1728729E" w:rsidR="007A00CE" w:rsidDel="002B140E" w:rsidRDefault="00EF104A">
      <w:pPr>
        <w:spacing w:after="261" w:line="259" w:lineRule="auto"/>
        <w:ind w:left="0" w:right="535" w:firstLine="0"/>
        <w:jc w:val="center"/>
        <w:rPr>
          <w:del w:id="2593" w:author="spencer.swartz@gmail.com" w:date="2017-02-19T20:14:00Z"/>
        </w:rPr>
      </w:pPr>
      <w:del w:id="2594" w:author="spencer.swartz@gmail.com" w:date="2017-02-19T20:14:00Z">
        <w:r w:rsidDel="002B140E">
          <w:delText xml:space="preserve"> </w:delText>
        </w:r>
      </w:del>
    </w:p>
    <w:p w14:paraId="1B7148F6" w14:textId="7A1A3C4E" w:rsidR="007A00CE" w:rsidDel="002B140E" w:rsidRDefault="00EF104A">
      <w:pPr>
        <w:tabs>
          <w:tab w:val="center" w:pos="6419"/>
        </w:tabs>
        <w:ind w:left="0" w:firstLine="0"/>
        <w:rPr>
          <w:del w:id="2595" w:author="spencer.swartz@gmail.com" w:date="2017-02-19T20:14:00Z"/>
        </w:rPr>
      </w:pPr>
      <w:del w:id="2596" w:author="spencer.swartz@gmail.com" w:date="2017-02-19T20:14:00Z">
        <w:r w:rsidDel="002B140E">
          <w:delText xml:space="preserve"> </w:delText>
        </w:r>
        <w:r w:rsidDel="002B140E">
          <w:tab/>
          <w:delText xml:space="preserve">National Program Officer,WHO </w:delText>
        </w:r>
      </w:del>
    </w:p>
    <w:p w14:paraId="6408B458" w14:textId="1EFBE1D9" w:rsidR="007A00CE" w:rsidDel="002B140E" w:rsidRDefault="00EF104A">
      <w:pPr>
        <w:tabs>
          <w:tab w:val="center" w:pos="5968"/>
        </w:tabs>
        <w:ind w:left="0" w:firstLine="0"/>
        <w:rPr>
          <w:del w:id="2597" w:author="spencer.swartz@gmail.com" w:date="2017-02-19T20:14:00Z"/>
        </w:rPr>
      </w:pPr>
      <w:del w:id="2598" w:author="spencer.swartz@gmail.com" w:date="2017-02-19T20:14:00Z">
        <w:r w:rsidDel="002B140E">
          <w:delText xml:space="preserve"> Dr Samson </w:delText>
        </w:r>
        <w:r w:rsidDel="002B140E">
          <w:tab/>
          <w:delText xml:space="preserve">Addis Ababa, Ethiopia </w:delText>
        </w:r>
      </w:del>
    </w:p>
    <w:p w14:paraId="3CFB8FE7" w14:textId="5CD599E8" w:rsidR="007A00CE" w:rsidDel="002B140E" w:rsidRDefault="00EF104A">
      <w:pPr>
        <w:tabs>
          <w:tab w:val="center" w:pos="4930"/>
        </w:tabs>
        <w:spacing w:after="134"/>
        <w:ind w:left="0" w:firstLine="0"/>
        <w:rPr>
          <w:del w:id="2599" w:author="spencer.swartz@gmail.com" w:date="2017-02-19T20:14:00Z"/>
        </w:rPr>
      </w:pPr>
      <w:del w:id="2600" w:author="spencer.swartz@gmail.com" w:date="2017-02-19T20:14:00Z">
        <w:r w:rsidDel="002B140E">
          <w:delText xml:space="preserve">Obstetrician </w:delText>
        </w:r>
        <w:r w:rsidDel="002B140E">
          <w:tab/>
          <w:delText xml:space="preserve"> </w:delText>
        </w:r>
      </w:del>
    </w:p>
    <w:p w14:paraId="19CC5508" w14:textId="32471D9E" w:rsidR="007A00CE" w:rsidDel="002B140E" w:rsidRDefault="00EF104A">
      <w:pPr>
        <w:tabs>
          <w:tab w:val="center" w:pos="6140"/>
          <w:tab w:val="center" w:pos="7931"/>
          <w:tab w:val="center" w:pos="8271"/>
          <w:tab w:val="center" w:pos="8610"/>
          <w:tab w:val="center" w:pos="8950"/>
          <w:tab w:val="center" w:pos="9290"/>
        </w:tabs>
        <w:ind w:left="0" w:firstLine="0"/>
        <w:rPr>
          <w:del w:id="2601" w:author="spencer.swartz@gmail.com" w:date="2017-02-19T20:14:00Z"/>
        </w:rPr>
      </w:pPr>
      <w:del w:id="2602" w:author="spencer.swartz@gmail.com" w:date="2017-02-19T20:14:00Z">
        <w:r w:rsidDel="002B140E">
          <w:rPr>
            <w:sz w:val="37"/>
            <w:vertAlign w:val="superscript"/>
          </w:rPr>
          <w:delText xml:space="preserve">Awassa College of Health </w:delText>
        </w:r>
        <w:r w:rsidDel="002B140E">
          <w:rPr>
            <w:sz w:val="37"/>
            <w:vertAlign w:val="superscript"/>
          </w:rPr>
          <w:tab/>
        </w:r>
        <w:r w:rsidDel="002B140E">
          <w:delText xml:space="preserve">Dr Meena Nathan Cherian  </w:delText>
        </w:r>
        <w:r w:rsidDel="002B140E">
          <w:tab/>
          <w:delText xml:space="preserve"> </w:delText>
        </w:r>
        <w:r w:rsidDel="002B140E">
          <w:tab/>
          <w:delText xml:space="preserve"> </w:delText>
        </w:r>
        <w:r w:rsidDel="002B140E">
          <w:tab/>
          <w:delText xml:space="preserve"> </w:delText>
        </w:r>
        <w:r w:rsidDel="002B140E">
          <w:tab/>
          <w:delText xml:space="preserve"> </w:delText>
        </w:r>
        <w:r w:rsidDel="002B140E">
          <w:tab/>
          <w:delText xml:space="preserve"> </w:delText>
        </w:r>
      </w:del>
    </w:p>
    <w:p w14:paraId="4EE6CBA7" w14:textId="2E3F94AB" w:rsidR="007A00CE" w:rsidDel="002B140E" w:rsidRDefault="00EF104A">
      <w:pPr>
        <w:tabs>
          <w:tab w:val="center" w:pos="7094"/>
        </w:tabs>
        <w:ind w:left="0" w:firstLine="0"/>
        <w:rPr>
          <w:del w:id="2603" w:author="spencer.swartz@gmail.com" w:date="2017-02-19T20:14:00Z"/>
        </w:rPr>
      </w:pPr>
      <w:del w:id="2604" w:author="spencer.swartz@gmail.com" w:date="2017-02-19T20:14:00Z">
        <w:r w:rsidDel="002B140E">
          <w:rPr>
            <w:sz w:val="37"/>
            <w:vertAlign w:val="superscript"/>
          </w:rPr>
          <w:delText xml:space="preserve">Sciences(ACHS) </w:delText>
        </w:r>
        <w:r w:rsidDel="002B140E">
          <w:rPr>
            <w:sz w:val="37"/>
            <w:vertAlign w:val="superscript"/>
          </w:rPr>
          <w:tab/>
        </w:r>
        <w:r w:rsidDel="002B140E">
          <w:delText xml:space="preserve">Project: Emergency &amp; Essential Surgical Care </w:delText>
        </w:r>
      </w:del>
    </w:p>
    <w:p w14:paraId="071FA4E8" w14:textId="5777E862" w:rsidR="007A00CE" w:rsidDel="002B140E" w:rsidRDefault="00EF104A">
      <w:pPr>
        <w:tabs>
          <w:tab w:val="center" w:pos="6393"/>
        </w:tabs>
        <w:ind w:left="0" w:firstLine="0"/>
        <w:rPr>
          <w:del w:id="2605" w:author="spencer.swartz@gmail.com" w:date="2017-02-19T20:14:00Z"/>
        </w:rPr>
      </w:pPr>
      <w:del w:id="2606" w:author="spencer.swartz@gmail.com" w:date="2017-02-19T20:14:00Z">
        <w:r w:rsidDel="002B140E">
          <w:rPr>
            <w:sz w:val="37"/>
            <w:vertAlign w:val="superscript"/>
          </w:rPr>
          <w:delText xml:space="preserve">Ethiopía </w:delText>
        </w:r>
        <w:r w:rsidDel="002B140E">
          <w:rPr>
            <w:sz w:val="37"/>
            <w:vertAlign w:val="superscript"/>
          </w:rPr>
          <w:tab/>
        </w:r>
        <w:r w:rsidDel="002B140E">
          <w:delText xml:space="preserve">Clinical Procedures Unit (CPR) </w:delText>
        </w:r>
      </w:del>
    </w:p>
    <w:p w14:paraId="64060696" w14:textId="4F2FBDAA" w:rsidR="007A00CE" w:rsidDel="002B140E" w:rsidRDefault="00EF104A">
      <w:pPr>
        <w:tabs>
          <w:tab w:val="center" w:pos="7057"/>
        </w:tabs>
        <w:ind w:left="0" w:firstLine="0"/>
        <w:rPr>
          <w:del w:id="2607" w:author="spencer.swartz@gmail.com" w:date="2017-02-19T20:14:00Z"/>
        </w:rPr>
      </w:pPr>
      <w:del w:id="2608" w:author="spencer.swartz@gmail.com" w:date="2017-02-19T20:14:00Z">
        <w:r w:rsidDel="002B140E">
          <w:rPr>
            <w:sz w:val="37"/>
            <w:vertAlign w:val="superscript"/>
          </w:rPr>
          <w:delText xml:space="preserve"> </w:delText>
        </w:r>
        <w:r w:rsidDel="002B140E">
          <w:rPr>
            <w:sz w:val="37"/>
            <w:vertAlign w:val="superscript"/>
          </w:rPr>
          <w:tab/>
        </w:r>
        <w:r w:rsidDel="002B140E">
          <w:delText xml:space="preserve">Department of Essential Health Technologies  </w:delText>
        </w:r>
      </w:del>
    </w:p>
    <w:p w14:paraId="56378C12" w14:textId="08DC1AB9" w:rsidR="007A00CE" w:rsidDel="002B140E" w:rsidRDefault="00EF104A">
      <w:pPr>
        <w:tabs>
          <w:tab w:val="right" w:pos="9615"/>
        </w:tabs>
        <w:ind w:left="0" w:firstLine="0"/>
        <w:rPr>
          <w:del w:id="2609" w:author="spencer.swartz@gmail.com" w:date="2017-02-19T20:14:00Z"/>
        </w:rPr>
      </w:pPr>
      <w:del w:id="2610" w:author="spencer.swartz@gmail.com" w:date="2017-02-19T20:14:00Z">
        <w:r w:rsidDel="002B140E">
          <w:rPr>
            <w:sz w:val="37"/>
            <w:vertAlign w:val="superscript"/>
          </w:rPr>
          <w:delText xml:space="preserve">Sister Workie  </w:delText>
        </w:r>
        <w:r w:rsidDel="002B140E">
          <w:rPr>
            <w:sz w:val="37"/>
            <w:vertAlign w:val="superscript"/>
          </w:rPr>
          <w:tab/>
        </w:r>
        <w:r w:rsidDel="002B140E">
          <w:delText xml:space="preserve">World Health Organization, Geneva, Switzerland  </w:delText>
        </w:r>
      </w:del>
    </w:p>
    <w:p w14:paraId="2C0577BD" w14:textId="65524957" w:rsidR="007A00CE" w:rsidDel="002B140E" w:rsidRDefault="00EF104A">
      <w:pPr>
        <w:tabs>
          <w:tab w:val="center" w:pos="7044"/>
        </w:tabs>
        <w:ind w:left="0" w:firstLine="0"/>
        <w:rPr>
          <w:del w:id="2611" w:author="spencer.swartz@gmail.com" w:date="2017-02-19T20:14:00Z"/>
        </w:rPr>
      </w:pPr>
      <w:del w:id="2612" w:author="spencer.swartz@gmail.com" w:date="2017-02-19T20:14:00Z">
        <w:r w:rsidDel="002B140E">
          <w:rPr>
            <w:sz w:val="37"/>
            <w:vertAlign w:val="superscript"/>
          </w:rPr>
          <w:delText xml:space="preserve">Anaesthetic Nurse  </w:delText>
        </w:r>
        <w:r w:rsidDel="002B140E">
          <w:rPr>
            <w:sz w:val="37"/>
            <w:vertAlign w:val="superscript"/>
          </w:rPr>
          <w:tab/>
        </w:r>
        <w:r w:rsidDel="002B140E">
          <w:delText xml:space="preserve">tel:0041 22 791 4011; fax: 0041 22 791 4836  </w:delText>
        </w:r>
      </w:del>
    </w:p>
    <w:p w14:paraId="68CF6865" w14:textId="788FC518" w:rsidR="007A00CE" w:rsidDel="002B140E" w:rsidRDefault="00EF104A">
      <w:pPr>
        <w:tabs>
          <w:tab w:val="center" w:pos="6901"/>
        </w:tabs>
        <w:ind w:left="0" w:firstLine="0"/>
        <w:rPr>
          <w:del w:id="2613" w:author="spencer.swartz@gmail.com" w:date="2017-02-19T20:14:00Z"/>
        </w:rPr>
      </w:pPr>
      <w:del w:id="2614" w:author="spencer.swartz@gmail.com" w:date="2017-02-19T20:14:00Z">
        <w:r w:rsidDel="002B140E">
          <w:rPr>
            <w:sz w:val="37"/>
            <w:vertAlign w:val="superscript"/>
          </w:rPr>
          <w:delText xml:space="preserve">Dilla Hospital </w:delText>
        </w:r>
        <w:r w:rsidDel="002B140E">
          <w:rPr>
            <w:sz w:val="37"/>
            <w:vertAlign w:val="superscript"/>
          </w:rPr>
          <w:tab/>
        </w:r>
        <w:r w:rsidDel="002B140E">
          <w:delText xml:space="preserve">cherianm@who.int; www.who.int/surgery  </w:delText>
        </w:r>
      </w:del>
    </w:p>
    <w:p w14:paraId="77E4E99E" w14:textId="2F4252AC" w:rsidR="007A00CE" w:rsidDel="002B140E" w:rsidRDefault="00EF104A">
      <w:pPr>
        <w:ind w:left="17" w:right="918"/>
        <w:rPr>
          <w:del w:id="2615" w:author="spencer.swartz@gmail.com" w:date="2017-02-19T20:14:00Z"/>
        </w:rPr>
      </w:pPr>
      <w:del w:id="2616" w:author="spencer.swartz@gmail.com" w:date="2017-02-19T20:14:00Z">
        <w:r w:rsidDel="002B140E">
          <w:delText xml:space="preserve">Ethiopía </w:delText>
        </w:r>
      </w:del>
    </w:p>
    <w:p w14:paraId="23E34710" w14:textId="719239F0" w:rsidR="007A00CE" w:rsidDel="002B140E" w:rsidRDefault="00EF104A">
      <w:pPr>
        <w:spacing w:after="28" w:line="259" w:lineRule="auto"/>
        <w:ind w:left="22" w:firstLine="0"/>
        <w:rPr>
          <w:del w:id="2617" w:author="spencer.swartz@gmail.com" w:date="2017-02-19T20:14:00Z"/>
        </w:rPr>
      </w:pPr>
      <w:del w:id="2618" w:author="spencer.swartz@gmail.com" w:date="2017-02-19T20:14:00Z">
        <w:r w:rsidDel="002B140E">
          <w:delText xml:space="preserve"> </w:delText>
        </w:r>
        <w:r w:rsidDel="002B140E">
          <w:tab/>
          <w:delText xml:space="preserve"> </w:delText>
        </w:r>
      </w:del>
    </w:p>
    <w:p w14:paraId="612A039B" w14:textId="63C194B2" w:rsidR="007A00CE" w:rsidDel="002B140E" w:rsidRDefault="00EF104A">
      <w:pPr>
        <w:tabs>
          <w:tab w:val="center" w:pos="4870"/>
        </w:tabs>
        <w:spacing w:after="64"/>
        <w:ind w:left="0" w:firstLine="0"/>
        <w:rPr>
          <w:del w:id="2619" w:author="spencer.swartz@gmail.com" w:date="2017-02-19T20:14:00Z"/>
        </w:rPr>
      </w:pPr>
      <w:del w:id="2620" w:author="spencer.swartz@gmail.com" w:date="2017-02-19T20:14:00Z">
        <w:r w:rsidDel="002B140E">
          <w:delText xml:space="preserve">Sister Meskerem  </w:delText>
        </w:r>
        <w:r w:rsidDel="002B140E">
          <w:tab/>
          <w:delText xml:space="preserve"> </w:delText>
        </w:r>
      </w:del>
    </w:p>
    <w:p w14:paraId="23D94680" w14:textId="039D7AA1" w:rsidR="007A00CE" w:rsidDel="002B140E" w:rsidRDefault="00EF104A">
      <w:pPr>
        <w:ind w:left="17" w:right="918"/>
        <w:rPr>
          <w:del w:id="2621" w:author="spencer.swartz@gmail.com" w:date="2017-02-19T20:14:00Z"/>
        </w:rPr>
      </w:pPr>
      <w:del w:id="2622" w:author="spencer.swartz@gmail.com" w:date="2017-02-19T20:14:00Z">
        <w:r w:rsidDel="002B140E">
          <w:delText xml:space="preserve">Paediatric Nurse,  </w:delText>
        </w:r>
      </w:del>
    </w:p>
    <w:p w14:paraId="61725345" w14:textId="2747B102" w:rsidR="007A00CE" w:rsidDel="002B140E" w:rsidRDefault="00EF104A">
      <w:pPr>
        <w:ind w:left="17" w:right="918"/>
        <w:rPr>
          <w:del w:id="2623" w:author="spencer.swartz@gmail.com" w:date="2017-02-19T20:14:00Z"/>
        </w:rPr>
      </w:pPr>
      <w:del w:id="2624" w:author="spencer.swartz@gmail.com" w:date="2017-02-19T20:14:00Z">
        <w:r w:rsidDel="002B140E">
          <w:delText xml:space="preserve">Dilla Hospital </w:delText>
        </w:r>
      </w:del>
    </w:p>
    <w:p w14:paraId="79F175CC" w14:textId="365095AD" w:rsidR="007A00CE" w:rsidDel="002B140E" w:rsidRDefault="00EF104A">
      <w:pPr>
        <w:ind w:left="17" w:right="918"/>
        <w:rPr>
          <w:del w:id="2625" w:author="spencer.swartz@gmail.com" w:date="2017-02-19T20:14:00Z"/>
        </w:rPr>
      </w:pPr>
      <w:del w:id="2626" w:author="spencer.swartz@gmail.com" w:date="2017-02-19T20:14:00Z">
        <w:r w:rsidDel="002B140E">
          <w:delText xml:space="preserve">Ethiopía </w:delText>
        </w:r>
      </w:del>
    </w:p>
    <w:p w14:paraId="3F411D5A" w14:textId="077421C9" w:rsidR="007A00CE" w:rsidDel="002B140E" w:rsidRDefault="00EF104A">
      <w:pPr>
        <w:spacing w:after="0" w:line="259" w:lineRule="auto"/>
        <w:ind w:left="22" w:firstLine="0"/>
        <w:rPr>
          <w:del w:id="2627" w:author="spencer.swartz@gmail.com" w:date="2017-02-19T20:14:00Z"/>
        </w:rPr>
      </w:pPr>
      <w:del w:id="2628" w:author="spencer.swartz@gmail.com" w:date="2017-02-19T20:14:00Z">
        <w:r w:rsidDel="002B140E">
          <w:delText xml:space="preserve"> </w:delText>
        </w:r>
      </w:del>
    </w:p>
    <w:p w14:paraId="400FE47B" w14:textId="0C08B9EE" w:rsidR="007A00CE" w:rsidDel="002B140E" w:rsidRDefault="00EF104A">
      <w:pPr>
        <w:ind w:left="17" w:right="918"/>
        <w:rPr>
          <w:del w:id="2629" w:author="spencer.swartz@gmail.com" w:date="2017-02-19T20:14:00Z"/>
        </w:rPr>
      </w:pPr>
      <w:del w:id="2630" w:author="spencer.swartz@gmail.com" w:date="2017-02-19T20:14:00Z">
        <w:r w:rsidDel="002B140E">
          <w:delText xml:space="preserve">Prof. E Parry, </w:delText>
        </w:r>
      </w:del>
    </w:p>
    <w:p w14:paraId="3CBD13E8" w14:textId="15BF3EB0" w:rsidR="007A00CE" w:rsidDel="002B140E" w:rsidRDefault="00EF104A">
      <w:pPr>
        <w:ind w:left="17" w:right="918"/>
        <w:rPr>
          <w:del w:id="2631" w:author="spencer.swartz@gmail.com" w:date="2017-02-19T20:14:00Z"/>
        </w:rPr>
      </w:pPr>
      <w:del w:id="2632" w:author="spencer.swartz@gmail.com" w:date="2017-02-19T20:14:00Z">
        <w:r w:rsidDel="002B140E">
          <w:delText xml:space="preserve">Chairman, Tropical Doctor  </w:delText>
        </w:r>
      </w:del>
    </w:p>
    <w:p w14:paraId="3CB18139" w14:textId="4C6179EB" w:rsidR="007A00CE" w:rsidDel="002B140E" w:rsidRDefault="00EF104A">
      <w:pPr>
        <w:ind w:left="17" w:right="918"/>
        <w:rPr>
          <w:del w:id="2633" w:author="spencer.swartz@gmail.com" w:date="2017-02-19T20:14:00Z"/>
        </w:rPr>
      </w:pPr>
      <w:del w:id="2634" w:author="spencer.swartz@gmail.com" w:date="2017-02-19T20:14:00Z">
        <w:r w:rsidDel="002B140E">
          <w:delText xml:space="preserve">Tropical Health Education Trust (THET) </w:delText>
        </w:r>
      </w:del>
    </w:p>
    <w:p w14:paraId="00B74EAA" w14:textId="55BA0299" w:rsidR="007A00CE" w:rsidDel="002B140E" w:rsidRDefault="00EF104A">
      <w:pPr>
        <w:ind w:left="17" w:right="918"/>
        <w:rPr>
          <w:del w:id="2635" w:author="spencer.swartz@gmail.com" w:date="2017-02-19T20:14:00Z"/>
        </w:rPr>
      </w:pPr>
      <w:del w:id="2636" w:author="spencer.swartz@gmail.com" w:date="2017-02-19T20:14:00Z">
        <w:r w:rsidDel="002B140E">
          <w:delText xml:space="preserve">UK </w:delText>
        </w:r>
      </w:del>
    </w:p>
    <w:p w14:paraId="135172E7" w14:textId="6606AB18" w:rsidR="007A00CE" w:rsidDel="002B140E" w:rsidRDefault="00EF104A">
      <w:pPr>
        <w:ind w:left="17" w:right="918"/>
        <w:rPr>
          <w:del w:id="2637" w:author="spencer.swartz@gmail.com" w:date="2017-02-19T20:14:00Z"/>
        </w:rPr>
      </w:pPr>
      <w:del w:id="2638" w:author="spencer.swartz@gmail.com" w:date="2017-02-19T20:14:00Z">
        <w:r w:rsidDel="002B140E">
          <w:delText xml:space="preserve">Tel 0044 2076798210 </w:delText>
        </w:r>
      </w:del>
    </w:p>
    <w:p w14:paraId="36B1C2AA" w14:textId="02F22E08" w:rsidR="007A00CE" w:rsidDel="002B140E" w:rsidRDefault="00EF104A">
      <w:pPr>
        <w:spacing w:after="0" w:line="259" w:lineRule="auto"/>
        <w:ind w:left="22" w:firstLine="0"/>
        <w:rPr>
          <w:del w:id="2639" w:author="spencer.swartz@gmail.com" w:date="2017-02-19T20:14:00Z"/>
        </w:rPr>
      </w:pPr>
      <w:del w:id="2640" w:author="spencer.swartz@gmail.com" w:date="2017-02-19T20:14:00Z">
        <w:r w:rsidDel="002B140E">
          <w:delText xml:space="preserve"> </w:delText>
        </w:r>
      </w:del>
    </w:p>
    <w:p w14:paraId="5C85C252" w14:textId="6D626D88" w:rsidR="007A00CE" w:rsidDel="002B140E" w:rsidRDefault="00EF104A">
      <w:pPr>
        <w:ind w:left="17" w:right="6953"/>
        <w:rPr>
          <w:del w:id="2641" w:author="spencer.swartz@gmail.com" w:date="2017-02-19T20:14:00Z"/>
        </w:rPr>
      </w:pPr>
      <w:del w:id="2642" w:author="spencer.swartz@gmail.com" w:date="2017-02-19T20:14:00Z">
        <w:r w:rsidDel="002B140E">
          <w:delText xml:space="preserve">Dr. Adriana Ignea dres_ignea@yahoo.de  Tel:  0025 11 551 88 56 </w:delText>
        </w:r>
      </w:del>
    </w:p>
    <w:p w14:paraId="127C9BC2" w14:textId="4948B18E" w:rsidR="007A00CE" w:rsidDel="002B140E" w:rsidRDefault="00EF104A">
      <w:pPr>
        <w:ind w:left="17" w:right="918"/>
        <w:rPr>
          <w:del w:id="2643" w:author="spencer.swartz@gmail.com" w:date="2017-02-19T20:14:00Z"/>
        </w:rPr>
      </w:pPr>
      <w:del w:id="2644" w:author="spencer.swartz@gmail.com" w:date="2017-02-19T20:14:00Z">
        <w:r w:rsidDel="002B140E">
          <w:delText xml:space="preserve">Addis Ababa, Ethiopía </w:delText>
        </w:r>
      </w:del>
    </w:p>
    <w:p w14:paraId="51701E64" w14:textId="4C540FD2" w:rsidR="007A00CE" w:rsidDel="002B140E" w:rsidRDefault="00EF104A">
      <w:pPr>
        <w:spacing w:after="0" w:line="259" w:lineRule="auto"/>
        <w:ind w:left="22" w:firstLine="0"/>
        <w:rPr>
          <w:del w:id="2645" w:author="spencer.swartz@gmail.com" w:date="2017-02-19T20:14:00Z"/>
        </w:rPr>
      </w:pPr>
      <w:del w:id="2646" w:author="spencer.swartz@gmail.com" w:date="2017-02-19T20:14:00Z">
        <w:r w:rsidDel="002B140E">
          <w:delText xml:space="preserve"> </w:delText>
        </w:r>
      </w:del>
    </w:p>
    <w:p w14:paraId="554AD604" w14:textId="3B5C20D1" w:rsidR="007A00CE" w:rsidDel="002B140E" w:rsidRDefault="00EF104A">
      <w:pPr>
        <w:ind w:left="17" w:right="918"/>
        <w:rPr>
          <w:del w:id="2647" w:author="spencer.swartz@gmail.com" w:date="2017-02-19T20:14:00Z"/>
        </w:rPr>
      </w:pPr>
      <w:del w:id="2648" w:author="spencer.swartz@gmail.com" w:date="2017-02-19T20:14:00Z">
        <w:r w:rsidDel="002B140E">
          <w:delText xml:space="preserve">Dr.Johann Ignea     </w:delText>
        </w:r>
      </w:del>
    </w:p>
    <w:p w14:paraId="330142AD" w14:textId="38F570F4" w:rsidR="007A00CE" w:rsidDel="002B140E" w:rsidRDefault="00EF104A">
      <w:pPr>
        <w:ind w:left="17" w:right="918"/>
        <w:rPr>
          <w:del w:id="2649" w:author="spencer.swartz@gmail.com" w:date="2017-02-19T20:14:00Z"/>
        </w:rPr>
      </w:pPr>
      <w:del w:id="2650" w:author="spencer.swartz@gmail.com" w:date="2017-02-19T20:14:00Z">
        <w:r w:rsidDel="002B140E">
          <w:delText xml:space="preserve">Tel: 0025 47 111 7989 / 0025 97 </w:delText>
        </w:r>
      </w:del>
    </w:p>
    <w:p w14:paraId="5267BDEA" w14:textId="4EEE89F3" w:rsidR="007A00CE" w:rsidDel="002B140E" w:rsidRDefault="00EF104A">
      <w:pPr>
        <w:ind w:left="17" w:right="918"/>
        <w:rPr>
          <w:del w:id="2651" w:author="spencer.swartz@gmail.com" w:date="2017-02-19T20:14:00Z"/>
        </w:rPr>
      </w:pPr>
      <w:del w:id="2652" w:author="spencer.swartz@gmail.com" w:date="2017-02-19T20:14:00Z">
        <w:r w:rsidDel="002B140E">
          <w:delText xml:space="preserve"> Jimma, Ethiopía </w:delText>
        </w:r>
      </w:del>
    </w:p>
    <w:p w14:paraId="70ED9664" w14:textId="1786352F" w:rsidR="007A00CE" w:rsidDel="002B140E" w:rsidRDefault="00EF104A">
      <w:pPr>
        <w:spacing w:after="0" w:line="259" w:lineRule="auto"/>
        <w:ind w:left="22" w:firstLine="0"/>
        <w:rPr>
          <w:del w:id="2653" w:author="spencer.swartz@gmail.com" w:date="2017-02-19T20:14:00Z"/>
        </w:rPr>
      </w:pPr>
      <w:del w:id="2654" w:author="spencer.swartz@gmail.com" w:date="2017-02-19T20:14:00Z">
        <w:r w:rsidDel="002B140E">
          <w:delText xml:space="preserve"> </w:delText>
        </w:r>
      </w:del>
    </w:p>
    <w:p w14:paraId="65AF791B" w14:textId="79A664B4" w:rsidR="007A00CE" w:rsidDel="00662FB0" w:rsidRDefault="00EF104A">
      <w:pPr>
        <w:pStyle w:val="Heading3"/>
        <w:rPr>
          <w:del w:id="2655" w:author="spencer.swartz@gmail.com" w:date="2017-02-19T20:38:00Z"/>
        </w:rPr>
        <w:pPrChange w:id="2656" w:author="spencer.swartz@gmail.com" w:date="2017-02-19T20:14:00Z">
          <w:pPr>
            <w:spacing w:after="10" w:line="249" w:lineRule="auto"/>
            <w:ind w:left="32"/>
          </w:pPr>
        </w:pPrChange>
      </w:pPr>
      <w:del w:id="2657" w:author="spencer.swartz@gmail.com" w:date="2017-02-19T20:38:00Z">
        <w:r w:rsidDel="00662FB0">
          <w:delText xml:space="preserve">WHO secretariat: </w:delText>
        </w:r>
      </w:del>
    </w:p>
    <w:p w14:paraId="17C5E78A" w14:textId="6062232B" w:rsidR="007A00CE" w:rsidDel="00662FB0" w:rsidRDefault="00EF104A">
      <w:pPr>
        <w:spacing w:after="0" w:line="259" w:lineRule="auto"/>
        <w:ind w:left="22" w:firstLine="0"/>
        <w:rPr>
          <w:del w:id="2658" w:author="spencer.swartz@gmail.com" w:date="2017-02-19T20:38:00Z"/>
        </w:rPr>
      </w:pPr>
      <w:del w:id="2659" w:author="spencer.swartz@gmail.com" w:date="2017-02-19T20:38:00Z">
        <w:r w:rsidDel="00662FB0">
          <w:delText xml:space="preserve"> </w:delText>
        </w:r>
      </w:del>
    </w:p>
    <w:p w14:paraId="1E504DBC" w14:textId="0C273A8B" w:rsidR="007A00CE" w:rsidDel="00662FB0" w:rsidRDefault="00EF104A">
      <w:pPr>
        <w:ind w:left="17" w:right="918"/>
        <w:rPr>
          <w:del w:id="2660" w:author="spencer.swartz@gmail.com" w:date="2017-02-19T20:38:00Z"/>
        </w:rPr>
      </w:pPr>
      <w:del w:id="2661" w:author="spencer.swartz@gmail.com" w:date="2017-02-19T20:38:00Z">
        <w:r w:rsidDel="00662FB0">
          <w:delText xml:space="preserve">Dr Olusegum Ayorinde Babaniyi,  </w:delText>
        </w:r>
      </w:del>
    </w:p>
    <w:p w14:paraId="09C2EC68" w14:textId="36F777E8" w:rsidR="007A00CE" w:rsidDel="00662FB0" w:rsidRDefault="00EF104A">
      <w:pPr>
        <w:ind w:left="17" w:right="918"/>
        <w:rPr>
          <w:del w:id="2662" w:author="spencer.swartz@gmail.com" w:date="2017-02-19T20:38:00Z"/>
        </w:rPr>
      </w:pPr>
      <w:del w:id="2663" w:author="spencer.swartz@gmail.com" w:date="2017-02-19T20:38:00Z">
        <w:r w:rsidDel="00662FB0">
          <w:delText xml:space="preserve">WHO Representative </w:delText>
        </w:r>
      </w:del>
    </w:p>
    <w:p w14:paraId="15F413B9" w14:textId="2EDCE440" w:rsidR="007A00CE" w:rsidDel="00662FB0" w:rsidRDefault="00EF104A">
      <w:pPr>
        <w:ind w:left="17" w:right="6932"/>
        <w:rPr>
          <w:del w:id="2664" w:author="spencer.swartz@gmail.com" w:date="2017-02-19T20:38:00Z"/>
        </w:rPr>
      </w:pPr>
      <w:del w:id="2665" w:author="spencer.swartz@gmail.com" w:date="2017-02-19T20:38:00Z">
        <w:r w:rsidDel="00662FB0">
          <w:delText xml:space="preserve">WHO/WR/Ethiopia,  Addis Ababa, Ethiopia </w:delText>
        </w:r>
      </w:del>
    </w:p>
    <w:p w14:paraId="4FA54DB0" w14:textId="3E0ECB16" w:rsidR="007A00CE" w:rsidDel="00662FB0" w:rsidRDefault="00EF104A">
      <w:pPr>
        <w:ind w:left="17" w:right="918"/>
        <w:rPr>
          <w:del w:id="2666" w:author="spencer.swartz@gmail.com" w:date="2017-02-19T20:38:00Z"/>
        </w:rPr>
      </w:pPr>
      <w:del w:id="2667" w:author="spencer.swartz@gmail.com" w:date="2017-02-19T20:38:00Z">
        <w:r w:rsidDel="00662FB0">
          <w:delText xml:space="preserve">adugnat@et.afro.who.int] </w:delText>
        </w:r>
      </w:del>
    </w:p>
    <w:p w14:paraId="13A23C98" w14:textId="6F63984A" w:rsidR="007A00CE" w:rsidDel="00662FB0" w:rsidRDefault="00EF104A">
      <w:pPr>
        <w:spacing w:after="0" w:line="259" w:lineRule="auto"/>
        <w:ind w:left="22" w:firstLine="0"/>
        <w:rPr>
          <w:del w:id="2668" w:author="spencer.swartz@gmail.com" w:date="2017-02-19T20:38:00Z"/>
        </w:rPr>
      </w:pPr>
      <w:del w:id="2669" w:author="spencer.swartz@gmail.com" w:date="2017-02-19T20:38:00Z">
        <w:r w:rsidDel="00662FB0">
          <w:delText xml:space="preserve"> </w:delText>
        </w:r>
      </w:del>
    </w:p>
    <w:p w14:paraId="51FB5D06" w14:textId="6AAA907A" w:rsidR="007A00CE" w:rsidDel="00662FB0" w:rsidRDefault="00EF104A">
      <w:pPr>
        <w:ind w:left="17" w:right="918"/>
        <w:rPr>
          <w:del w:id="2670" w:author="spencer.swartz@gmail.com" w:date="2017-02-19T20:38:00Z"/>
        </w:rPr>
      </w:pPr>
      <w:del w:id="2671" w:author="spencer.swartz@gmail.com" w:date="2017-02-19T20:38:00Z">
        <w:r w:rsidDel="00662FB0">
          <w:delText xml:space="preserve">Dr Abonesh HaileMariam </w:delText>
        </w:r>
      </w:del>
    </w:p>
    <w:p w14:paraId="332C85CC" w14:textId="36270154" w:rsidR="007A00CE" w:rsidDel="00662FB0" w:rsidRDefault="00EF104A">
      <w:pPr>
        <w:ind w:left="17" w:right="918"/>
        <w:rPr>
          <w:del w:id="2672" w:author="spencer.swartz@gmail.com" w:date="2017-02-19T20:38:00Z"/>
        </w:rPr>
      </w:pPr>
      <w:del w:id="2673" w:author="spencer.swartz@gmail.com" w:date="2017-02-19T20:38:00Z">
        <w:r w:rsidDel="00662FB0">
          <w:delText xml:space="preserve">Program Officer, Family Health, </w:delText>
        </w:r>
      </w:del>
    </w:p>
    <w:p w14:paraId="4E15BC0C" w14:textId="0800649D" w:rsidR="007A00CE" w:rsidDel="00662FB0" w:rsidRDefault="00EF104A">
      <w:pPr>
        <w:ind w:left="17" w:right="918"/>
        <w:rPr>
          <w:del w:id="2674" w:author="spencer.swartz@gmail.com" w:date="2017-02-19T20:38:00Z"/>
        </w:rPr>
      </w:pPr>
      <w:del w:id="2675" w:author="spencer.swartz@gmail.com" w:date="2017-02-19T20:38:00Z">
        <w:r w:rsidDel="00662FB0">
          <w:delText xml:space="preserve">WHO, Country Office </w:delText>
        </w:r>
      </w:del>
    </w:p>
    <w:p w14:paraId="32DC0981" w14:textId="05FC89C8" w:rsidR="007A00CE" w:rsidDel="00662FB0" w:rsidRDefault="00EF104A">
      <w:pPr>
        <w:ind w:left="17" w:right="918"/>
        <w:rPr>
          <w:del w:id="2676" w:author="spencer.swartz@gmail.com" w:date="2017-02-19T20:38:00Z"/>
        </w:rPr>
      </w:pPr>
      <w:del w:id="2677" w:author="spencer.swartz@gmail.com" w:date="2017-02-19T20:38:00Z">
        <w:r w:rsidDel="00662FB0">
          <w:delText xml:space="preserve">Addis Ababa, Ethiopia </w:delText>
        </w:r>
      </w:del>
    </w:p>
    <w:p w14:paraId="3E6557FB" w14:textId="2CEE1B59" w:rsidR="007A00CE" w:rsidDel="00662FB0" w:rsidRDefault="00EF104A">
      <w:pPr>
        <w:spacing w:after="0" w:line="259" w:lineRule="auto"/>
        <w:ind w:left="22" w:firstLine="0"/>
        <w:rPr>
          <w:del w:id="2678" w:author="spencer.swartz@gmail.com" w:date="2017-02-19T20:38:00Z"/>
        </w:rPr>
      </w:pPr>
      <w:del w:id="2679" w:author="spencer.swartz@gmail.com" w:date="2017-02-19T20:38:00Z">
        <w:r w:rsidDel="00662FB0">
          <w:delText xml:space="preserve"> </w:delText>
        </w:r>
      </w:del>
    </w:p>
    <w:p w14:paraId="50ED01EA" w14:textId="0C990CA9" w:rsidR="007A00CE" w:rsidDel="00662FB0" w:rsidRDefault="00EF104A">
      <w:pPr>
        <w:ind w:left="17" w:right="918"/>
        <w:rPr>
          <w:del w:id="2680" w:author="spencer.swartz@gmail.com" w:date="2017-02-19T20:38:00Z"/>
        </w:rPr>
      </w:pPr>
      <w:del w:id="2681" w:author="spencer.swartz@gmail.com" w:date="2017-02-19T20:38:00Z">
        <w:r w:rsidDel="00662FB0">
          <w:delText xml:space="preserve">Dr Ato Haddis (WHO),  </w:delText>
        </w:r>
      </w:del>
    </w:p>
    <w:p w14:paraId="2F6F3DA8" w14:textId="72D79775" w:rsidR="007A00CE" w:rsidDel="00662FB0" w:rsidRDefault="00EF104A">
      <w:pPr>
        <w:ind w:left="17" w:right="918"/>
        <w:rPr>
          <w:del w:id="2682" w:author="spencer.swartz@gmail.com" w:date="2017-02-19T20:38:00Z"/>
        </w:rPr>
      </w:pPr>
      <w:del w:id="2683" w:author="spencer.swartz@gmail.com" w:date="2017-02-19T20:38:00Z">
        <w:r w:rsidDel="00662FB0">
          <w:delText xml:space="preserve">WHO, Country Office </w:delText>
        </w:r>
      </w:del>
    </w:p>
    <w:p w14:paraId="599D3317" w14:textId="7A1380D0" w:rsidR="007A00CE" w:rsidDel="00662FB0" w:rsidRDefault="00EF104A">
      <w:pPr>
        <w:ind w:left="17" w:right="918"/>
        <w:rPr>
          <w:del w:id="2684" w:author="spencer.swartz@gmail.com" w:date="2017-02-19T20:38:00Z"/>
        </w:rPr>
      </w:pPr>
      <w:del w:id="2685" w:author="spencer.swartz@gmail.com" w:date="2017-02-19T20:38:00Z">
        <w:r w:rsidDel="00662FB0">
          <w:delText xml:space="preserve">Addis Ababa, Ethiopia </w:delText>
        </w:r>
      </w:del>
    </w:p>
    <w:p w14:paraId="7EBDEA1E" w14:textId="43C11A0E" w:rsidR="007A00CE" w:rsidDel="00662FB0" w:rsidRDefault="00EF104A">
      <w:pPr>
        <w:spacing w:after="0" w:line="259" w:lineRule="auto"/>
        <w:ind w:left="22" w:firstLine="0"/>
        <w:rPr>
          <w:del w:id="2686" w:author="spencer.swartz@gmail.com" w:date="2017-02-19T20:38:00Z"/>
        </w:rPr>
      </w:pPr>
      <w:del w:id="2687" w:author="spencer.swartz@gmail.com" w:date="2017-02-19T20:38:00Z">
        <w:r w:rsidDel="00662FB0">
          <w:delText xml:space="preserve"> </w:delText>
        </w:r>
      </w:del>
    </w:p>
    <w:p w14:paraId="56CB8F43" w14:textId="51DDB84F" w:rsidR="007A00CE" w:rsidDel="00662FB0" w:rsidRDefault="00EF104A">
      <w:pPr>
        <w:ind w:left="17" w:right="918"/>
        <w:rPr>
          <w:del w:id="2688" w:author="spencer.swartz@gmail.com" w:date="2017-02-19T20:38:00Z"/>
        </w:rPr>
      </w:pPr>
      <w:del w:id="2689" w:author="spencer.swartz@gmail.com" w:date="2017-02-19T20:38:00Z">
        <w:r w:rsidDel="00662FB0">
          <w:delText xml:space="preserve">Dr Kidane Ghebrekidan </w:delText>
        </w:r>
      </w:del>
    </w:p>
    <w:p w14:paraId="5A43DBAC" w14:textId="5FF2A79A" w:rsidR="007A00CE" w:rsidDel="00662FB0" w:rsidRDefault="00EF104A">
      <w:pPr>
        <w:ind w:left="17" w:right="918"/>
        <w:rPr>
          <w:del w:id="2690" w:author="spencer.swartz@gmail.com" w:date="2017-02-19T20:38:00Z"/>
        </w:rPr>
      </w:pPr>
      <w:del w:id="2691" w:author="spencer.swartz@gmail.com" w:date="2017-02-19T20:38:00Z">
        <w:r w:rsidDel="00662FB0">
          <w:delText xml:space="preserve">Obstetrician with MOH </w:delText>
        </w:r>
      </w:del>
    </w:p>
    <w:p w14:paraId="784F499F" w14:textId="6197B8C8" w:rsidR="007A00CE" w:rsidDel="00662FB0" w:rsidRDefault="00EF104A">
      <w:pPr>
        <w:spacing w:after="264" w:line="259" w:lineRule="auto"/>
        <w:ind w:left="0" w:right="535" w:firstLine="0"/>
        <w:jc w:val="center"/>
        <w:rPr>
          <w:del w:id="2692" w:author="spencer.swartz@gmail.com" w:date="2017-02-19T20:38:00Z"/>
        </w:rPr>
      </w:pPr>
      <w:del w:id="2693" w:author="spencer.swartz@gmail.com" w:date="2017-02-19T20:38:00Z">
        <w:r w:rsidDel="00662FB0">
          <w:delText xml:space="preserve"> </w:delText>
        </w:r>
      </w:del>
    </w:p>
    <w:p w14:paraId="14C8476F" w14:textId="77777777" w:rsidR="00237251" w:rsidRDefault="00237251">
      <w:pPr>
        <w:spacing w:after="160" w:line="259" w:lineRule="auto"/>
        <w:ind w:left="0" w:firstLine="0"/>
        <w:rPr>
          <w:ins w:id="2694" w:author="spencer.swartz@gmail.com" w:date="2017-02-19T18:56:00Z"/>
          <w:b/>
        </w:rPr>
      </w:pPr>
      <w:ins w:id="2695" w:author="spencer.swartz@gmail.com" w:date="2017-02-19T18:56:00Z">
        <w:r>
          <w:rPr>
            <w:b/>
          </w:rPr>
          <w:br w:type="page"/>
        </w:r>
      </w:ins>
    </w:p>
    <w:p w14:paraId="62692BBD" w14:textId="32A13A7E" w:rsidR="007A00CE" w:rsidRDefault="00EF104A">
      <w:pPr>
        <w:pStyle w:val="Heading2"/>
        <w:pPrChange w:id="2696" w:author="Spencer Swartz" w:date="2017-02-22T10:04:00Z">
          <w:pPr>
            <w:spacing w:after="11" w:line="259" w:lineRule="auto"/>
            <w:ind w:left="10" w:right="838"/>
            <w:jc w:val="right"/>
          </w:pPr>
        </w:pPrChange>
      </w:pPr>
      <w:del w:id="2697" w:author="spencer.swartz@gmail.com" w:date="2017-02-19T20:42:00Z">
        <w:r w:rsidDel="00662FB0">
          <w:lastRenderedPageBreak/>
          <w:delText xml:space="preserve">Annex 2: </w:delText>
        </w:r>
      </w:del>
      <w:bookmarkStart w:id="2698" w:name="_Toc475557858"/>
      <w:r>
        <w:t>Program Agenda</w:t>
      </w:r>
      <w:bookmarkEnd w:id="2698"/>
      <w:r>
        <w:t xml:space="preserve"> </w:t>
      </w:r>
    </w:p>
    <w:p w14:paraId="77BFD743" w14:textId="77777777" w:rsidR="007A00CE" w:rsidRDefault="00EF104A">
      <w:pPr>
        <w:spacing w:after="0" w:line="259" w:lineRule="auto"/>
        <w:ind w:left="22" w:firstLine="0"/>
      </w:pPr>
      <w:r>
        <w:rPr>
          <w:b/>
          <w:sz w:val="28"/>
        </w:rPr>
        <w:t xml:space="preserve"> </w:t>
      </w:r>
    </w:p>
    <w:p w14:paraId="15B20ADF" w14:textId="098F4313" w:rsidR="007A00CE" w:rsidRPr="000B0FA2" w:rsidRDefault="00EF104A">
      <w:pPr>
        <w:jc w:val="center"/>
        <w:rPr>
          <w:szCs w:val="28"/>
        </w:rPr>
        <w:pPrChange w:id="2699" w:author="spencer.swartz@gmail.com" w:date="2017-02-19T20:44:00Z">
          <w:pPr>
            <w:pStyle w:val="Heading1"/>
            <w:ind w:left="48" w:right="658"/>
          </w:pPr>
        </w:pPrChange>
      </w:pPr>
      <w:r w:rsidRPr="00662FB0">
        <w:rPr>
          <w:b/>
          <w:sz w:val="28"/>
          <w:szCs w:val="28"/>
          <w:rPrChange w:id="2700" w:author="spencer.swartz@gmail.com" w:date="2017-02-19T20:43:00Z">
            <w:rPr>
              <w:b w:val="0"/>
            </w:rPr>
          </w:rPrChange>
        </w:rPr>
        <w:t>WHO Integrated Management for Emergency &amp; Essential Surgical Care</w:t>
      </w:r>
    </w:p>
    <w:p w14:paraId="6A57C548" w14:textId="580CDE22" w:rsidR="007A00CE" w:rsidDel="00662FB0" w:rsidRDefault="007A00CE">
      <w:pPr>
        <w:spacing w:after="0" w:line="259" w:lineRule="auto"/>
        <w:ind w:left="0" w:right="771" w:firstLine="0"/>
        <w:jc w:val="center"/>
        <w:rPr>
          <w:del w:id="2701" w:author="spencer.swartz@gmail.com" w:date="2017-02-19T20:44:00Z"/>
        </w:rPr>
      </w:pPr>
    </w:p>
    <w:p w14:paraId="443844CE" w14:textId="5EEFBCB0" w:rsidR="007A00CE" w:rsidRDefault="00EF104A">
      <w:pPr>
        <w:spacing w:after="0" w:line="259" w:lineRule="auto"/>
        <w:ind w:left="0" w:right="771" w:firstLine="0"/>
        <w:jc w:val="center"/>
        <w:pPrChange w:id="2702" w:author="spencer.swartz@gmail.com" w:date="2017-02-19T20:44:00Z">
          <w:pPr>
            <w:ind w:left="17" w:right="918"/>
          </w:pPr>
        </w:pPrChange>
      </w:pPr>
      <w:r>
        <w:t>22-25 February 2005, Addis Ababa, Ethiopia</w:t>
      </w:r>
    </w:p>
    <w:p w14:paraId="3DB47105" w14:textId="5B3062ED" w:rsidR="007A00CE" w:rsidRPr="00662FB0" w:rsidDel="00662FB0" w:rsidRDefault="00EF104A">
      <w:pPr>
        <w:pStyle w:val="ListParagraph"/>
        <w:numPr>
          <w:ilvl w:val="0"/>
          <w:numId w:val="38"/>
        </w:numPr>
        <w:rPr>
          <w:del w:id="2703" w:author="spencer.swartz@gmail.com" w:date="2017-02-19T20:44:00Z"/>
          <w:b/>
          <w:rPrChange w:id="2704" w:author="spencer.swartz@gmail.com" w:date="2017-02-19T20:45:00Z">
            <w:rPr>
              <w:del w:id="2705" w:author="spencer.swartz@gmail.com" w:date="2017-02-19T20:44:00Z"/>
            </w:rPr>
          </w:rPrChange>
        </w:rPr>
        <w:pPrChange w:id="2706" w:author="spencer.swartz@gmail.com" w:date="2017-02-19T20:44:00Z">
          <w:pPr>
            <w:spacing w:after="0" w:line="259" w:lineRule="auto"/>
            <w:ind w:left="22" w:firstLine="0"/>
          </w:pPr>
        </w:pPrChange>
      </w:pPr>
      <w:del w:id="2707" w:author="spencer.swartz@gmail.com" w:date="2017-02-19T20:44:00Z">
        <w:r w:rsidRPr="00662FB0" w:rsidDel="00662FB0">
          <w:rPr>
            <w:b/>
            <w:rPrChange w:id="2708" w:author="spencer.swartz@gmail.com" w:date="2017-02-19T20:45:00Z">
              <w:rPr/>
            </w:rPrChange>
          </w:rPr>
          <w:delText xml:space="preserve"> </w:delText>
        </w:r>
      </w:del>
    </w:p>
    <w:p w14:paraId="4E60B305" w14:textId="158C35FB" w:rsidR="007A00CE" w:rsidRPr="00662FB0" w:rsidDel="00662FB0" w:rsidRDefault="00EF104A">
      <w:pPr>
        <w:pStyle w:val="ListParagraph"/>
        <w:numPr>
          <w:ilvl w:val="0"/>
          <w:numId w:val="38"/>
        </w:numPr>
        <w:rPr>
          <w:del w:id="2709" w:author="spencer.swartz@gmail.com" w:date="2017-02-19T20:44:00Z"/>
          <w:b/>
          <w:rPrChange w:id="2710" w:author="spencer.swartz@gmail.com" w:date="2017-02-19T20:45:00Z">
            <w:rPr>
              <w:del w:id="2711" w:author="spencer.swartz@gmail.com" w:date="2017-02-19T20:44:00Z"/>
            </w:rPr>
          </w:rPrChange>
        </w:rPr>
        <w:pPrChange w:id="2712" w:author="spencer.swartz@gmail.com" w:date="2017-02-19T20:44:00Z">
          <w:pPr>
            <w:numPr>
              <w:numId w:val="12"/>
            </w:numPr>
            <w:spacing w:after="10" w:line="249" w:lineRule="auto"/>
            <w:ind w:left="322" w:hanging="300"/>
          </w:pPr>
        </w:pPrChange>
      </w:pPr>
      <w:r w:rsidRPr="00662FB0">
        <w:rPr>
          <w:b/>
          <w:rPrChange w:id="2713" w:author="spencer.swartz@gmail.com" w:date="2017-02-19T20:45:00Z">
            <w:rPr/>
          </w:rPrChange>
        </w:rPr>
        <w:t xml:space="preserve">Meetings with focal persons in WHO country office, Ethiopia </w:t>
      </w:r>
    </w:p>
    <w:p w14:paraId="3EFF9076" w14:textId="77777777" w:rsidR="00662FB0" w:rsidRPr="00662FB0" w:rsidRDefault="00662FB0">
      <w:pPr>
        <w:pStyle w:val="ListParagraph"/>
        <w:numPr>
          <w:ilvl w:val="0"/>
          <w:numId w:val="38"/>
        </w:numPr>
        <w:rPr>
          <w:ins w:id="2714" w:author="spencer.swartz@gmail.com" w:date="2017-02-19T20:44:00Z"/>
          <w:b/>
          <w:rPrChange w:id="2715" w:author="spencer.swartz@gmail.com" w:date="2017-02-19T20:45:00Z">
            <w:rPr>
              <w:ins w:id="2716" w:author="spencer.swartz@gmail.com" w:date="2017-02-19T20:44:00Z"/>
            </w:rPr>
          </w:rPrChange>
        </w:rPr>
        <w:pPrChange w:id="2717" w:author="spencer.swartz@gmail.com" w:date="2017-02-19T20:44:00Z">
          <w:pPr>
            <w:numPr>
              <w:numId w:val="12"/>
            </w:numPr>
            <w:spacing w:after="10" w:line="249" w:lineRule="auto"/>
            <w:ind w:left="322" w:hanging="300"/>
          </w:pPr>
        </w:pPrChange>
      </w:pPr>
    </w:p>
    <w:p w14:paraId="6EC0975D" w14:textId="7BAD56D7" w:rsidR="007A00CE" w:rsidRPr="00662FB0" w:rsidDel="00662FB0" w:rsidRDefault="00EF104A">
      <w:pPr>
        <w:pStyle w:val="ListParagraph"/>
        <w:numPr>
          <w:ilvl w:val="0"/>
          <w:numId w:val="38"/>
        </w:numPr>
        <w:rPr>
          <w:del w:id="2718" w:author="spencer.swartz@gmail.com" w:date="2017-02-19T20:44:00Z"/>
          <w:b/>
          <w:rPrChange w:id="2719" w:author="spencer.swartz@gmail.com" w:date="2017-02-19T20:45:00Z">
            <w:rPr>
              <w:del w:id="2720" w:author="spencer.swartz@gmail.com" w:date="2017-02-19T20:44:00Z"/>
            </w:rPr>
          </w:rPrChange>
        </w:rPr>
        <w:pPrChange w:id="2721" w:author="spencer.swartz@gmail.com" w:date="2017-02-19T20:44:00Z">
          <w:pPr>
            <w:spacing w:after="0" w:line="259" w:lineRule="auto"/>
            <w:ind w:left="22" w:firstLine="0"/>
          </w:pPr>
        </w:pPrChange>
      </w:pPr>
      <w:del w:id="2722" w:author="spencer.swartz@gmail.com" w:date="2017-02-19T20:44:00Z">
        <w:r w:rsidRPr="00662FB0" w:rsidDel="00662FB0">
          <w:rPr>
            <w:b/>
            <w:rPrChange w:id="2723" w:author="spencer.swartz@gmail.com" w:date="2017-02-19T20:45:00Z">
              <w:rPr/>
            </w:rPrChange>
          </w:rPr>
          <w:delText xml:space="preserve">  </w:delText>
        </w:r>
      </w:del>
    </w:p>
    <w:p w14:paraId="6D7BAEBD" w14:textId="77777777" w:rsidR="007A00CE" w:rsidRPr="00662FB0" w:rsidRDefault="00EF104A">
      <w:pPr>
        <w:pStyle w:val="ListParagraph"/>
        <w:numPr>
          <w:ilvl w:val="0"/>
          <w:numId w:val="38"/>
        </w:numPr>
        <w:rPr>
          <w:b/>
          <w:rPrChange w:id="2724" w:author="spencer.swartz@gmail.com" w:date="2017-02-19T20:45:00Z">
            <w:rPr/>
          </w:rPrChange>
        </w:rPr>
        <w:pPrChange w:id="2725" w:author="spencer.swartz@gmail.com" w:date="2017-02-19T20:44:00Z">
          <w:pPr>
            <w:numPr>
              <w:numId w:val="12"/>
            </w:numPr>
            <w:spacing w:after="10" w:line="249" w:lineRule="auto"/>
            <w:ind w:left="322" w:hanging="300"/>
          </w:pPr>
        </w:pPrChange>
      </w:pPr>
      <w:r w:rsidRPr="00662FB0">
        <w:rPr>
          <w:b/>
          <w:rPrChange w:id="2726" w:author="spencer.swartz@gmail.com" w:date="2017-02-19T20:45:00Z">
            <w:rPr/>
          </w:rPrChange>
        </w:rPr>
        <w:t xml:space="preserve">Visits and meetings with directors of: </w:t>
      </w:r>
    </w:p>
    <w:p w14:paraId="3CEB6E7D" w14:textId="77777777" w:rsidR="007A00CE" w:rsidRDefault="00EF104A">
      <w:pPr>
        <w:pStyle w:val="ListParagraph"/>
        <w:numPr>
          <w:ilvl w:val="0"/>
          <w:numId w:val="39"/>
        </w:numPr>
        <w:ind w:right="918"/>
        <w:pPrChange w:id="2727" w:author="spencer.swartz@gmail.com" w:date="2017-02-19T20:44:00Z">
          <w:pPr>
            <w:numPr>
              <w:ilvl w:val="1"/>
              <w:numId w:val="12"/>
            </w:numPr>
            <w:ind w:left="1102" w:right="918" w:hanging="360"/>
          </w:pPr>
        </w:pPrChange>
      </w:pPr>
      <w:r>
        <w:t xml:space="preserve">Teaching hospital </w:t>
      </w:r>
    </w:p>
    <w:p w14:paraId="2EFA858E" w14:textId="77777777" w:rsidR="007A00CE" w:rsidRDefault="00EF104A">
      <w:pPr>
        <w:pStyle w:val="ListParagraph"/>
        <w:numPr>
          <w:ilvl w:val="0"/>
          <w:numId w:val="39"/>
        </w:numPr>
        <w:ind w:right="918"/>
        <w:pPrChange w:id="2728" w:author="spencer.swartz@gmail.com" w:date="2017-02-19T20:44:00Z">
          <w:pPr>
            <w:numPr>
              <w:ilvl w:val="1"/>
              <w:numId w:val="12"/>
            </w:numPr>
            <w:ind w:left="1102" w:right="918" w:hanging="360"/>
          </w:pPr>
        </w:pPrChange>
      </w:pPr>
      <w:r>
        <w:t xml:space="preserve">District Hospital </w:t>
      </w:r>
    </w:p>
    <w:p w14:paraId="5BE271C0" w14:textId="77777777" w:rsidR="007A00CE" w:rsidRDefault="00EF104A">
      <w:pPr>
        <w:pStyle w:val="ListParagraph"/>
        <w:numPr>
          <w:ilvl w:val="0"/>
          <w:numId w:val="39"/>
        </w:numPr>
        <w:ind w:right="918"/>
        <w:pPrChange w:id="2729" w:author="spencer.swartz@gmail.com" w:date="2017-02-19T20:44:00Z">
          <w:pPr>
            <w:numPr>
              <w:ilvl w:val="1"/>
              <w:numId w:val="12"/>
            </w:numPr>
            <w:ind w:left="1102" w:right="918" w:hanging="360"/>
          </w:pPr>
        </w:pPrChange>
      </w:pPr>
      <w:r>
        <w:t xml:space="preserve">Commune hospital  </w:t>
      </w:r>
    </w:p>
    <w:p w14:paraId="1932B270" w14:textId="77777777" w:rsidR="007A00CE" w:rsidRDefault="00EF104A">
      <w:pPr>
        <w:pStyle w:val="ListParagraph"/>
        <w:numPr>
          <w:ilvl w:val="0"/>
          <w:numId w:val="39"/>
        </w:numPr>
        <w:ind w:right="918"/>
        <w:pPrChange w:id="2730" w:author="spencer.swartz@gmail.com" w:date="2017-02-19T20:44:00Z">
          <w:pPr>
            <w:numPr>
              <w:ilvl w:val="1"/>
              <w:numId w:val="12"/>
            </w:numPr>
            <w:ind w:left="1102" w:right="918" w:hanging="360"/>
          </w:pPr>
        </w:pPrChange>
      </w:pPr>
      <w:r>
        <w:t>Primary health care facilities</w:t>
      </w:r>
      <w:r w:rsidRPr="00662FB0">
        <w:rPr>
          <w:b/>
        </w:rPr>
        <w:t xml:space="preserve">   </w:t>
      </w:r>
    </w:p>
    <w:p w14:paraId="48F42471" w14:textId="2ABA03BA" w:rsidR="007A00CE" w:rsidRPr="00662FB0" w:rsidDel="00662FB0" w:rsidRDefault="00EF104A">
      <w:pPr>
        <w:pStyle w:val="ListParagraph"/>
        <w:numPr>
          <w:ilvl w:val="0"/>
          <w:numId w:val="38"/>
        </w:numPr>
        <w:rPr>
          <w:del w:id="2731" w:author="spencer.swartz@gmail.com" w:date="2017-02-19T20:45:00Z"/>
          <w:b/>
          <w:rPrChange w:id="2732" w:author="spencer.swartz@gmail.com" w:date="2017-02-19T20:45:00Z">
            <w:rPr>
              <w:del w:id="2733" w:author="spencer.swartz@gmail.com" w:date="2017-02-19T20:45:00Z"/>
            </w:rPr>
          </w:rPrChange>
        </w:rPr>
        <w:pPrChange w:id="2734" w:author="spencer.swartz@gmail.com" w:date="2017-02-19T20:45:00Z">
          <w:pPr>
            <w:spacing w:after="0" w:line="259" w:lineRule="auto"/>
            <w:ind w:left="22" w:firstLine="0"/>
          </w:pPr>
        </w:pPrChange>
      </w:pPr>
      <w:del w:id="2735" w:author="spencer.swartz@gmail.com" w:date="2017-02-19T20:45:00Z">
        <w:r w:rsidRPr="00662FB0" w:rsidDel="00662FB0">
          <w:rPr>
            <w:b/>
            <w:rPrChange w:id="2736" w:author="spencer.swartz@gmail.com" w:date="2017-02-19T20:45:00Z">
              <w:rPr/>
            </w:rPrChange>
          </w:rPr>
          <w:delText xml:space="preserve"> </w:delText>
        </w:r>
      </w:del>
    </w:p>
    <w:p w14:paraId="5926CDE7" w14:textId="2780D52E" w:rsidR="007A00CE" w:rsidRPr="00662FB0" w:rsidRDefault="00EF104A">
      <w:pPr>
        <w:pStyle w:val="ListParagraph"/>
        <w:numPr>
          <w:ilvl w:val="0"/>
          <w:numId w:val="38"/>
        </w:numPr>
        <w:rPr>
          <w:b/>
          <w:rPrChange w:id="2737" w:author="spencer.swartz@gmail.com" w:date="2017-02-19T20:45:00Z">
            <w:rPr/>
          </w:rPrChange>
        </w:rPr>
        <w:pPrChange w:id="2738" w:author="spencer.swartz@gmail.com" w:date="2017-02-19T20:45:00Z">
          <w:pPr>
            <w:numPr>
              <w:numId w:val="13"/>
            </w:numPr>
            <w:spacing w:after="10" w:line="249" w:lineRule="auto"/>
            <w:ind w:left="262" w:hanging="240"/>
          </w:pPr>
        </w:pPrChange>
      </w:pPr>
      <w:r w:rsidRPr="00662FB0">
        <w:rPr>
          <w:b/>
          <w:rPrChange w:id="2739" w:author="spencer.swartz@gmail.com" w:date="2017-02-19T20:45:00Z">
            <w:rPr/>
          </w:rPrChange>
        </w:rPr>
        <w:t xml:space="preserve">Meetings with Ministry of Health departments, Addis Ababa, Ethiopia </w:t>
      </w:r>
    </w:p>
    <w:p w14:paraId="40B6025E" w14:textId="40FF9E85" w:rsidR="007A00CE" w:rsidDel="00662FB0" w:rsidRDefault="00EF104A">
      <w:pPr>
        <w:spacing w:after="0" w:line="259" w:lineRule="auto"/>
        <w:ind w:left="22" w:firstLine="0"/>
        <w:rPr>
          <w:del w:id="2740" w:author="spencer.swartz@gmail.com" w:date="2017-02-19T20:45:00Z"/>
        </w:rPr>
      </w:pPr>
      <w:del w:id="2741" w:author="spencer.swartz@gmail.com" w:date="2017-02-19T20:45:00Z">
        <w:r w:rsidDel="00662FB0">
          <w:rPr>
            <w:b/>
          </w:rPr>
          <w:delText xml:space="preserve">  </w:delText>
        </w:r>
        <w:r w:rsidDel="00662FB0">
          <w:delText xml:space="preserve">  </w:delText>
        </w:r>
      </w:del>
    </w:p>
    <w:p w14:paraId="218595C2" w14:textId="3B181843" w:rsidR="007A00CE" w:rsidRPr="00662FB0" w:rsidDel="00662FB0" w:rsidRDefault="00EF104A">
      <w:pPr>
        <w:pStyle w:val="ListParagraph"/>
        <w:numPr>
          <w:ilvl w:val="0"/>
          <w:numId w:val="40"/>
        </w:numPr>
        <w:spacing w:after="0" w:line="259" w:lineRule="auto"/>
        <w:rPr>
          <w:del w:id="2742" w:author="spencer.swartz@gmail.com" w:date="2017-02-19T20:46:00Z"/>
          <w:rPrChange w:id="2743" w:author="spencer.swartz@gmail.com" w:date="2017-02-19T20:46:00Z">
            <w:rPr>
              <w:del w:id="2744" w:author="spencer.swartz@gmail.com" w:date="2017-02-19T20:46:00Z"/>
              <w:b/>
            </w:rPr>
          </w:rPrChange>
        </w:rPr>
        <w:pPrChange w:id="2745" w:author="spencer.swartz@gmail.com" w:date="2017-02-19T20:46:00Z">
          <w:pPr>
            <w:numPr>
              <w:numId w:val="13"/>
            </w:numPr>
            <w:spacing w:after="10" w:line="249" w:lineRule="auto"/>
            <w:ind w:left="262" w:hanging="240"/>
          </w:pPr>
        </w:pPrChange>
      </w:pPr>
      <w:del w:id="2746" w:author="spencer.swartz@gmail.com" w:date="2017-02-19T20:45:00Z">
        <w:r w:rsidDel="00662FB0">
          <w:delText xml:space="preserve">         -  </w:delText>
        </w:r>
      </w:del>
      <w:r>
        <w:t>Need for Strengthening training at primary health care facilities:  State Minister of</w:t>
      </w:r>
      <w:ins w:id="2747" w:author="spencer.swartz@gmail.com" w:date="2017-02-19T20:46:00Z">
        <w:r w:rsidR="00662FB0">
          <w:t xml:space="preserve"> </w:t>
        </w:r>
      </w:ins>
      <w:del w:id="2748" w:author="spencer.swartz@gmail.com" w:date="2017-02-19T20:46:00Z">
        <w:r w:rsidDel="00662FB0">
          <w:delText xml:space="preserve">                </w:delText>
        </w:r>
      </w:del>
      <w:r>
        <w:t>Health</w:t>
      </w:r>
      <w:del w:id="2749" w:author="spencer.swartz@gmail.com" w:date="2017-02-19T20:46:00Z">
        <w:r w:rsidDel="00662FB0">
          <w:delText xml:space="preserve">   </w:delText>
        </w:r>
        <w:r w:rsidRPr="00662FB0" w:rsidDel="00662FB0">
          <w:rPr>
            <w:b/>
          </w:rPr>
          <w:delText xml:space="preserve"> </w:delText>
        </w:r>
      </w:del>
    </w:p>
    <w:p w14:paraId="26678C25" w14:textId="77777777" w:rsidR="00662FB0" w:rsidRDefault="00662FB0">
      <w:pPr>
        <w:pStyle w:val="ListParagraph"/>
        <w:numPr>
          <w:ilvl w:val="0"/>
          <w:numId w:val="40"/>
        </w:numPr>
        <w:spacing w:after="0" w:line="259" w:lineRule="auto"/>
        <w:rPr>
          <w:ins w:id="2750" w:author="spencer.swartz@gmail.com" w:date="2017-02-19T20:46:00Z"/>
        </w:rPr>
        <w:pPrChange w:id="2751" w:author="spencer.swartz@gmail.com" w:date="2017-02-19T20:45:00Z">
          <w:pPr>
            <w:ind w:left="17" w:right="918"/>
          </w:pPr>
        </w:pPrChange>
      </w:pPr>
    </w:p>
    <w:p w14:paraId="1CCF0381" w14:textId="7C309ABD" w:rsidR="007A00CE" w:rsidRDefault="00EF104A">
      <w:pPr>
        <w:pStyle w:val="ListParagraph"/>
        <w:numPr>
          <w:ilvl w:val="0"/>
          <w:numId w:val="38"/>
        </w:numPr>
        <w:spacing w:after="0" w:line="259" w:lineRule="auto"/>
        <w:pPrChange w:id="2752" w:author="spencer.swartz@gmail.com" w:date="2017-02-19T20:46:00Z">
          <w:pPr>
            <w:numPr>
              <w:numId w:val="13"/>
            </w:numPr>
            <w:spacing w:after="10" w:line="249" w:lineRule="auto"/>
            <w:ind w:left="262" w:hanging="240"/>
          </w:pPr>
        </w:pPrChange>
      </w:pPr>
      <w:r w:rsidRPr="00662FB0">
        <w:rPr>
          <w:b/>
          <w:rPrChange w:id="2753" w:author="spencer.swartz@gmail.com" w:date="2017-02-19T20:46:00Z">
            <w:rPr/>
          </w:rPrChange>
        </w:rPr>
        <w:t xml:space="preserve">Meetings at SNNPR Regional Health Bureau, Awassa, Ethiopia </w:t>
      </w:r>
    </w:p>
    <w:p w14:paraId="4CC61F0A" w14:textId="25A2018F" w:rsidR="007A00CE" w:rsidDel="00662FB0" w:rsidRDefault="00EF104A">
      <w:pPr>
        <w:numPr>
          <w:ilvl w:val="2"/>
          <w:numId w:val="45"/>
        </w:numPr>
        <w:spacing w:after="120" w:afterAutospacing="0" w:line="259" w:lineRule="auto"/>
        <w:ind w:left="720" w:right="922"/>
        <w:rPr>
          <w:del w:id="2754" w:author="spencer.swartz@gmail.com" w:date="2017-02-19T20:46:00Z"/>
        </w:rPr>
        <w:pPrChange w:id="2755" w:author="spencer.swartz@gmail.com" w:date="2017-02-19T20:51:00Z">
          <w:pPr>
            <w:spacing w:after="0" w:line="259" w:lineRule="auto"/>
            <w:ind w:left="22" w:firstLine="0"/>
          </w:pPr>
        </w:pPrChange>
      </w:pPr>
      <w:del w:id="2756" w:author="spencer.swartz@gmail.com" w:date="2017-02-19T20:47:00Z">
        <w:r w:rsidDel="003321FD">
          <w:rPr>
            <w:b/>
          </w:rPr>
          <w:delText xml:space="preserve"> </w:delText>
        </w:r>
      </w:del>
    </w:p>
    <w:p w14:paraId="67A19ECB" w14:textId="73F94DE8" w:rsidR="007A00CE" w:rsidDel="003321FD" w:rsidRDefault="00EF104A">
      <w:pPr>
        <w:pStyle w:val="ListParagraph"/>
        <w:numPr>
          <w:ilvl w:val="2"/>
          <w:numId w:val="13"/>
        </w:numPr>
        <w:spacing w:after="120" w:afterAutospacing="0" w:line="259" w:lineRule="auto"/>
        <w:ind w:left="720" w:right="922" w:hanging="360"/>
        <w:rPr>
          <w:del w:id="2757" w:author="spencer.swartz@gmail.com" w:date="2017-02-19T20:47:00Z"/>
        </w:rPr>
        <w:pPrChange w:id="2758" w:author="spencer.swartz@gmail.com" w:date="2017-02-19T20:51:00Z">
          <w:pPr>
            <w:numPr>
              <w:ilvl w:val="1"/>
              <w:numId w:val="13"/>
            </w:numPr>
            <w:spacing w:after="10" w:line="249" w:lineRule="auto"/>
            <w:ind w:left="742" w:hanging="360"/>
          </w:pPr>
        </w:pPrChange>
      </w:pPr>
      <w:r w:rsidRPr="003321FD">
        <w:rPr>
          <w:b/>
          <w:rPrChange w:id="2759" w:author="spencer.swartz@gmail.com" w:date="2017-02-19T20:47:00Z">
            <w:rPr/>
          </w:rPrChange>
        </w:rPr>
        <w:t xml:space="preserve">Opening remarks </w:t>
      </w:r>
    </w:p>
    <w:p w14:paraId="715A72E7" w14:textId="77777777" w:rsidR="003321FD" w:rsidRDefault="003321FD">
      <w:pPr>
        <w:pStyle w:val="ListParagraph"/>
        <w:numPr>
          <w:ilvl w:val="2"/>
          <w:numId w:val="45"/>
        </w:numPr>
        <w:spacing w:after="120" w:afterAutospacing="0" w:line="259" w:lineRule="auto"/>
        <w:ind w:left="720" w:right="922"/>
        <w:rPr>
          <w:ins w:id="2760" w:author="spencer.swartz@gmail.com" w:date="2017-02-19T20:47:00Z"/>
        </w:rPr>
        <w:pPrChange w:id="2761" w:author="spencer.swartz@gmail.com" w:date="2017-02-19T20:51:00Z">
          <w:pPr>
            <w:numPr>
              <w:ilvl w:val="2"/>
              <w:numId w:val="13"/>
            </w:numPr>
            <w:ind w:left="1222" w:right="918" w:hanging="360"/>
          </w:pPr>
        </w:pPrChange>
      </w:pPr>
    </w:p>
    <w:p w14:paraId="3E55BB9F" w14:textId="52F73934" w:rsidR="007A00CE" w:rsidRDefault="00EF104A">
      <w:pPr>
        <w:pStyle w:val="ListParagraph"/>
        <w:numPr>
          <w:ilvl w:val="3"/>
          <w:numId w:val="45"/>
        </w:numPr>
        <w:spacing w:after="0" w:line="259" w:lineRule="auto"/>
        <w:ind w:left="1260" w:right="-15"/>
        <w:pPrChange w:id="2762" w:author="spencer.swartz@gmail.com" w:date="2017-02-19T20:50:00Z">
          <w:pPr>
            <w:numPr>
              <w:ilvl w:val="2"/>
              <w:numId w:val="13"/>
            </w:numPr>
            <w:ind w:left="1222" w:right="918" w:hanging="360"/>
          </w:pPr>
        </w:pPrChange>
      </w:pPr>
      <w:r>
        <w:t xml:space="preserve">Health profile: Head Regional Health Bureau </w:t>
      </w:r>
    </w:p>
    <w:p w14:paraId="7A0B8F7C" w14:textId="77777777" w:rsidR="007A00CE" w:rsidRDefault="00EF104A">
      <w:pPr>
        <w:numPr>
          <w:ilvl w:val="3"/>
          <w:numId w:val="45"/>
        </w:numPr>
        <w:ind w:left="1260" w:right="-15"/>
        <w:pPrChange w:id="2763" w:author="spencer.swartz@gmail.com" w:date="2017-02-19T20:50:00Z">
          <w:pPr>
            <w:numPr>
              <w:ilvl w:val="2"/>
              <w:numId w:val="13"/>
            </w:numPr>
            <w:ind w:left="1222" w:right="918" w:hanging="360"/>
          </w:pPr>
        </w:pPrChange>
      </w:pPr>
      <w:r>
        <w:t xml:space="preserve">Role of WHO project emergency and essential surgical care to reduce death and disability in injuries: WHO /country office </w:t>
      </w:r>
      <w:r>
        <w:rPr>
          <w:b/>
        </w:rPr>
        <w:t xml:space="preserve">  </w:t>
      </w:r>
      <w:r>
        <w:t xml:space="preserve"> </w:t>
      </w:r>
    </w:p>
    <w:p w14:paraId="1CD6871D" w14:textId="72DE5F3C" w:rsidR="003321FD" w:rsidRPr="003321FD" w:rsidRDefault="00EF104A">
      <w:pPr>
        <w:numPr>
          <w:ilvl w:val="3"/>
          <w:numId w:val="45"/>
        </w:numPr>
        <w:ind w:left="1260" w:right="-15"/>
        <w:rPr>
          <w:ins w:id="2764" w:author="spencer.swartz@gmail.com" w:date="2017-02-19T20:48:00Z"/>
          <w:rPrChange w:id="2765" w:author="spencer.swartz@gmail.com" w:date="2017-02-19T20:48:00Z">
            <w:rPr>
              <w:ins w:id="2766" w:author="spencer.swartz@gmail.com" w:date="2017-02-19T20:48:00Z"/>
              <w:b/>
            </w:rPr>
          </w:rPrChange>
        </w:rPr>
        <w:pPrChange w:id="2767" w:author="spencer.swartz@gmail.com" w:date="2017-02-19T20:50:00Z">
          <w:pPr>
            <w:numPr>
              <w:ilvl w:val="1"/>
              <w:numId w:val="13"/>
            </w:numPr>
            <w:spacing w:after="0" w:line="249" w:lineRule="auto"/>
            <w:ind w:left="742" w:hanging="360"/>
          </w:pPr>
        </w:pPrChange>
      </w:pPr>
      <w:r>
        <w:t xml:space="preserve">The WHO Clinical Procedures unit: Improving emergency and essential surgical care at resource limited health care </w:t>
      </w:r>
      <w:del w:id="2768" w:author="spencer.swartz@gmail.com" w:date="2017-02-21T18:36:00Z">
        <w:r w:rsidDel="00A5691D">
          <w:delText>facilities :</w:delText>
        </w:r>
      </w:del>
      <w:ins w:id="2769" w:author="spencer.swartz@gmail.com" w:date="2017-02-21T18:36:00Z">
        <w:r w:rsidR="00A5691D">
          <w:t>facilities:</w:t>
        </w:r>
      </w:ins>
      <w:r>
        <w:t xml:space="preserve"> WHO /HQ</w:t>
      </w:r>
    </w:p>
    <w:p w14:paraId="288C8840" w14:textId="1EBEE7FD" w:rsidR="007A00CE" w:rsidDel="003321FD" w:rsidRDefault="00EF104A">
      <w:pPr>
        <w:numPr>
          <w:ilvl w:val="1"/>
          <w:numId w:val="42"/>
        </w:numPr>
        <w:spacing w:after="120" w:afterAutospacing="0"/>
        <w:ind w:left="720" w:right="-15" w:hanging="360"/>
        <w:rPr>
          <w:del w:id="2770" w:author="spencer.swartz@gmail.com" w:date="2017-02-19T20:48:00Z"/>
        </w:rPr>
        <w:pPrChange w:id="2771" w:author="spencer.swartz@gmail.com" w:date="2017-02-19T20:51:00Z">
          <w:pPr>
            <w:numPr>
              <w:ilvl w:val="2"/>
              <w:numId w:val="13"/>
            </w:numPr>
            <w:ind w:left="1222" w:right="918" w:hanging="360"/>
          </w:pPr>
        </w:pPrChange>
      </w:pPr>
      <w:del w:id="2772" w:author="spencer.swartz@gmail.com" w:date="2017-02-19T20:48:00Z">
        <w:r w:rsidDel="003321FD">
          <w:delText xml:space="preserve">      </w:delText>
        </w:r>
      </w:del>
    </w:p>
    <w:p w14:paraId="3253D0FF" w14:textId="77777777" w:rsidR="007A00CE" w:rsidDel="003321FD" w:rsidRDefault="00EF104A">
      <w:pPr>
        <w:numPr>
          <w:ilvl w:val="2"/>
          <w:numId w:val="42"/>
        </w:numPr>
        <w:spacing w:after="120" w:afterAutospacing="0"/>
        <w:ind w:left="720" w:right="-15" w:hanging="360"/>
        <w:rPr>
          <w:del w:id="2773" w:author="spencer.swartz@gmail.com" w:date="2017-02-19T20:48:00Z"/>
        </w:rPr>
        <w:pPrChange w:id="2774" w:author="spencer.swartz@gmail.com" w:date="2017-02-19T20:51:00Z">
          <w:pPr>
            <w:spacing w:after="0" w:line="259" w:lineRule="auto"/>
            <w:ind w:left="22" w:firstLine="0"/>
          </w:pPr>
        </w:pPrChange>
      </w:pPr>
      <w:del w:id="2775" w:author="spencer.swartz@gmail.com" w:date="2017-02-19T20:48:00Z">
        <w:r w:rsidDel="003321FD">
          <w:delText xml:space="preserve"> </w:delText>
        </w:r>
      </w:del>
    </w:p>
    <w:p w14:paraId="5485A6FE" w14:textId="2820FAEA" w:rsidR="007A00CE" w:rsidRPr="003321FD" w:rsidDel="003321FD" w:rsidRDefault="00EF104A">
      <w:pPr>
        <w:numPr>
          <w:ilvl w:val="2"/>
          <w:numId w:val="43"/>
        </w:numPr>
        <w:spacing w:after="120" w:afterAutospacing="0"/>
        <w:ind w:left="720" w:right="-15" w:firstLine="0"/>
        <w:rPr>
          <w:del w:id="2776" w:author="spencer.swartz@gmail.com" w:date="2017-02-19T20:49:00Z"/>
          <w:rPrChange w:id="2777" w:author="spencer.swartz@gmail.com" w:date="2017-02-19T20:49:00Z">
            <w:rPr>
              <w:del w:id="2778" w:author="spencer.swartz@gmail.com" w:date="2017-02-19T20:49:00Z"/>
              <w:b/>
            </w:rPr>
          </w:rPrChange>
        </w:rPr>
        <w:pPrChange w:id="2779" w:author="spencer.swartz@gmail.com" w:date="2017-02-19T20:51:00Z">
          <w:pPr>
            <w:numPr>
              <w:ilvl w:val="1"/>
              <w:numId w:val="13"/>
            </w:numPr>
            <w:spacing w:after="0" w:line="249" w:lineRule="auto"/>
            <w:ind w:left="742" w:hanging="360"/>
          </w:pPr>
        </w:pPrChange>
      </w:pPr>
      <w:r>
        <w:rPr>
          <w:b/>
        </w:rPr>
        <w:t xml:space="preserve">Presentations on Situation analysis and needs of emergency care at first referral level health facilities in SNNPR </w:t>
      </w:r>
    </w:p>
    <w:p w14:paraId="1446AD44" w14:textId="77777777" w:rsidR="003321FD" w:rsidRDefault="003321FD">
      <w:pPr>
        <w:numPr>
          <w:ilvl w:val="2"/>
          <w:numId w:val="45"/>
        </w:numPr>
        <w:spacing w:after="120" w:afterAutospacing="0"/>
        <w:ind w:left="720" w:right="-15"/>
        <w:rPr>
          <w:ins w:id="2780" w:author="spencer.swartz@gmail.com" w:date="2017-02-19T20:49:00Z"/>
        </w:rPr>
        <w:pPrChange w:id="2781" w:author="spencer.swartz@gmail.com" w:date="2017-02-19T20:51:00Z">
          <w:pPr>
            <w:numPr>
              <w:ilvl w:val="1"/>
              <w:numId w:val="13"/>
            </w:numPr>
            <w:spacing w:after="0" w:line="249" w:lineRule="auto"/>
            <w:ind w:left="742" w:hanging="360"/>
          </w:pPr>
        </w:pPrChange>
      </w:pPr>
    </w:p>
    <w:p w14:paraId="26644EBE" w14:textId="77777777" w:rsidR="007A00CE" w:rsidDel="003321FD" w:rsidRDefault="00EF104A">
      <w:pPr>
        <w:numPr>
          <w:ilvl w:val="2"/>
          <w:numId w:val="43"/>
        </w:numPr>
        <w:spacing w:after="120" w:afterAutospacing="0"/>
        <w:ind w:left="720" w:right="-15" w:firstLine="0"/>
        <w:rPr>
          <w:del w:id="2782" w:author="spencer.swartz@gmail.com" w:date="2017-02-19T20:48:00Z"/>
        </w:rPr>
        <w:pPrChange w:id="2783" w:author="spencer.swartz@gmail.com" w:date="2017-02-19T20:51:00Z">
          <w:pPr>
            <w:spacing w:after="0" w:line="259" w:lineRule="auto"/>
            <w:ind w:left="382" w:firstLine="0"/>
          </w:pPr>
        </w:pPrChange>
      </w:pPr>
      <w:del w:id="2784" w:author="spencer.swartz@gmail.com" w:date="2017-02-19T20:48:00Z">
        <w:r w:rsidRPr="003321FD" w:rsidDel="003321FD">
          <w:rPr>
            <w:b/>
          </w:rPr>
          <w:delText xml:space="preserve"> </w:delText>
        </w:r>
      </w:del>
    </w:p>
    <w:p w14:paraId="712D9B26" w14:textId="6FB5A124" w:rsidR="007A00CE" w:rsidRPr="003321FD" w:rsidDel="003321FD" w:rsidRDefault="00EF104A">
      <w:pPr>
        <w:numPr>
          <w:ilvl w:val="2"/>
          <w:numId w:val="43"/>
        </w:numPr>
        <w:spacing w:after="120" w:afterAutospacing="0"/>
        <w:ind w:left="720" w:right="-15" w:firstLine="0"/>
        <w:rPr>
          <w:del w:id="2785" w:author="spencer.swartz@gmail.com" w:date="2017-02-19T20:49:00Z"/>
          <w:rPrChange w:id="2786" w:author="spencer.swartz@gmail.com" w:date="2017-02-19T20:49:00Z">
            <w:rPr>
              <w:del w:id="2787" w:author="spencer.swartz@gmail.com" w:date="2017-02-19T20:49:00Z"/>
              <w:b/>
            </w:rPr>
          </w:rPrChange>
        </w:rPr>
        <w:pPrChange w:id="2788" w:author="spencer.swartz@gmail.com" w:date="2017-02-19T20:51:00Z">
          <w:pPr>
            <w:numPr>
              <w:ilvl w:val="1"/>
              <w:numId w:val="13"/>
            </w:numPr>
            <w:spacing w:after="10" w:line="249" w:lineRule="auto"/>
            <w:ind w:left="742" w:hanging="360"/>
          </w:pPr>
        </w:pPrChange>
      </w:pPr>
      <w:r>
        <w:rPr>
          <w:b/>
        </w:rPr>
        <w:t xml:space="preserve">Introduction to the WHO “Integrated Management on Emergency and                Essential Surgical Care (IMEESC) tool </w:t>
      </w:r>
      <w:del w:id="2789" w:author="spencer.swartz@gmail.com" w:date="2017-02-21T18:36:00Z">
        <w:r w:rsidDel="00A5691D">
          <w:rPr>
            <w:b/>
          </w:rPr>
          <w:delText>kit ”</w:delText>
        </w:r>
      </w:del>
      <w:ins w:id="2790" w:author="spencer.swartz@gmail.com" w:date="2017-02-21T18:36:00Z">
        <w:r w:rsidR="00A5691D">
          <w:rPr>
            <w:b/>
          </w:rPr>
          <w:t>kit”</w:t>
        </w:r>
      </w:ins>
      <w:r>
        <w:rPr>
          <w:b/>
        </w:rPr>
        <w:t xml:space="preserve"> </w:t>
      </w:r>
    </w:p>
    <w:p w14:paraId="26814B15" w14:textId="77777777" w:rsidR="003321FD" w:rsidRDefault="003321FD">
      <w:pPr>
        <w:numPr>
          <w:ilvl w:val="2"/>
          <w:numId w:val="45"/>
        </w:numPr>
        <w:spacing w:after="120" w:afterAutospacing="0"/>
        <w:ind w:left="720" w:right="-15"/>
        <w:rPr>
          <w:ins w:id="2791" w:author="spencer.swartz@gmail.com" w:date="2017-02-19T20:49:00Z"/>
        </w:rPr>
        <w:pPrChange w:id="2792" w:author="spencer.swartz@gmail.com" w:date="2017-02-19T20:51:00Z">
          <w:pPr>
            <w:numPr>
              <w:ilvl w:val="1"/>
              <w:numId w:val="13"/>
            </w:numPr>
            <w:spacing w:after="0" w:line="249" w:lineRule="auto"/>
            <w:ind w:left="742" w:hanging="360"/>
          </w:pPr>
        </w:pPrChange>
      </w:pPr>
    </w:p>
    <w:p w14:paraId="7DA5EF9F" w14:textId="77777777" w:rsidR="007A00CE" w:rsidDel="003321FD" w:rsidRDefault="00EF104A">
      <w:pPr>
        <w:numPr>
          <w:ilvl w:val="2"/>
          <w:numId w:val="43"/>
        </w:numPr>
        <w:spacing w:after="120" w:afterAutospacing="0"/>
        <w:ind w:left="720" w:right="-15" w:firstLine="0"/>
        <w:rPr>
          <w:del w:id="2793" w:author="spencer.swartz@gmail.com" w:date="2017-02-19T20:49:00Z"/>
        </w:rPr>
        <w:pPrChange w:id="2794" w:author="spencer.swartz@gmail.com" w:date="2017-02-19T20:51:00Z">
          <w:pPr>
            <w:spacing w:after="0" w:line="259" w:lineRule="auto"/>
            <w:ind w:left="22" w:firstLine="0"/>
          </w:pPr>
        </w:pPrChange>
      </w:pPr>
      <w:del w:id="2795" w:author="spencer.swartz@gmail.com" w:date="2017-02-19T20:49:00Z">
        <w:r w:rsidRPr="003321FD" w:rsidDel="003321FD">
          <w:rPr>
            <w:b/>
          </w:rPr>
          <w:delText xml:space="preserve"> </w:delText>
        </w:r>
      </w:del>
    </w:p>
    <w:p w14:paraId="61E6997A" w14:textId="77777777" w:rsidR="007A00CE" w:rsidDel="003321FD" w:rsidRDefault="00EF104A">
      <w:pPr>
        <w:numPr>
          <w:ilvl w:val="2"/>
          <w:numId w:val="43"/>
        </w:numPr>
        <w:spacing w:after="120" w:afterAutospacing="0"/>
        <w:ind w:left="720" w:right="-15" w:firstLine="0"/>
        <w:rPr>
          <w:del w:id="2796" w:author="spencer.swartz@gmail.com" w:date="2017-02-19T20:49:00Z"/>
        </w:rPr>
        <w:pPrChange w:id="2797" w:author="spencer.swartz@gmail.com" w:date="2017-02-19T20:51:00Z">
          <w:pPr>
            <w:numPr>
              <w:ilvl w:val="1"/>
              <w:numId w:val="13"/>
            </w:numPr>
            <w:spacing w:after="10" w:line="249" w:lineRule="auto"/>
            <w:ind w:left="742" w:hanging="360"/>
          </w:pPr>
        </w:pPrChange>
      </w:pPr>
      <w:r>
        <w:rPr>
          <w:b/>
        </w:rPr>
        <w:t>Round table discussions</w:t>
      </w:r>
      <w:del w:id="2798" w:author="spencer.swartz@gmail.com" w:date="2017-02-19T20:49:00Z">
        <w:r w:rsidDel="003321FD">
          <w:rPr>
            <w:b/>
          </w:rPr>
          <w:delText xml:space="preserve">  </w:delText>
        </w:r>
      </w:del>
    </w:p>
    <w:p w14:paraId="669ABAC1" w14:textId="545967F5" w:rsidR="007A00CE" w:rsidDel="003321FD" w:rsidRDefault="00EF104A">
      <w:pPr>
        <w:numPr>
          <w:ilvl w:val="2"/>
          <w:numId w:val="13"/>
        </w:numPr>
        <w:spacing w:after="120" w:afterAutospacing="0"/>
        <w:ind w:left="720" w:right="918" w:hanging="360"/>
        <w:rPr>
          <w:del w:id="2799" w:author="spencer.swartz@gmail.com" w:date="2017-02-19T20:49:00Z"/>
        </w:rPr>
        <w:pPrChange w:id="2800" w:author="spencer.swartz@gmail.com" w:date="2017-02-19T20:51:00Z">
          <w:pPr>
            <w:spacing w:after="0" w:line="259" w:lineRule="auto"/>
            <w:ind w:left="742" w:firstLine="0"/>
          </w:pPr>
        </w:pPrChange>
      </w:pPr>
      <w:del w:id="2801" w:author="spencer.swartz@gmail.com" w:date="2017-02-19T20:49:00Z">
        <w:r w:rsidRPr="003321FD" w:rsidDel="003321FD">
          <w:rPr>
            <w:b/>
          </w:rPr>
          <w:delText xml:space="preserve"> </w:delText>
        </w:r>
      </w:del>
    </w:p>
    <w:p w14:paraId="21D7E9BE" w14:textId="77777777" w:rsidR="003321FD" w:rsidRDefault="003321FD">
      <w:pPr>
        <w:numPr>
          <w:ilvl w:val="2"/>
          <w:numId w:val="45"/>
        </w:numPr>
        <w:spacing w:after="120" w:afterAutospacing="0"/>
        <w:ind w:left="720" w:right="918"/>
        <w:rPr>
          <w:ins w:id="2802" w:author="spencer.swartz@gmail.com" w:date="2017-02-19T20:49:00Z"/>
        </w:rPr>
        <w:pPrChange w:id="2803" w:author="spencer.swartz@gmail.com" w:date="2017-02-19T20:51:00Z">
          <w:pPr>
            <w:numPr>
              <w:ilvl w:val="2"/>
              <w:numId w:val="13"/>
            </w:numPr>
            <w:ind w:left="1222" w:right="918" w:hanging="360"/>
          </w:pPr>
        </w:pPrChange>
      </w:pPr>
    </w:p>
    <w:p w14:paraId="58FB6B5C" w14:textId="06666907" w:rsidR="007A00CE" w:rsidRDefault="00EF104A">
      <w:pPr>
        <w:numPr>
          <w:ilvl w:val="3"/>
          <w:numId w:val="45"/>
        </w:numPr>
        <w:ind w:left="1260" w:right="918"/>
        <w:pPrChange w:id="2804" w:author="spencer.swartz@gmail.com" w:date="2017-02-19T20:51:00Z">
          <w:pPr>
            <w:numPr>
              <w:ilvl w:val="2"/>
              <w:numId w:val="13"/>
            </w:numPr>
            <w:ind w:left="1222" w:right="918" w:hanging="360"/>
          </w:pPr>
        </w:pPrChange>
      </w:pPr>
      <w:r>
        <w:t>Strengthening capacities</w:t>
      </w:r>
      <w:r w:rsidRPr="003321FD">
        <w:rPr>
          <w:b/>
        </w:rPr>
        <w:t xml:space="preserve"> </w:t>
      </w:r>
      <w:r>
        <w:t xml:space="preserve">with an integrated approach for Health Officers training in Ethiopia </w:t>
      </w:r>
    </w:p>
    <w:p w14:paraId="40527BD1" w14:textId="77777777" w:rsidR="007A00CE" w:rsidRDefault="00EF104A">
      <w:pPr>
        <w:numPr>
          <w:ilvl w:val="3"/>
          <w:numId w:val="45"/>
        </w:numPr>
        <w:ind w:left="1260" w:right="918"/>
        <w:pPrChange w:id="2805" w:author="spencer.swartz@gmail.com" w:date="2017-02-19T20:51:00Z">
          <w:pPr>
            <w:numPr>
              <w:ilvl w:val="2"/>
              <w:numId w:val="13"/>
            </w:numPr>
            <w:ind w:left="1222" w:right="918" w:hanging="360"/>
          </w:pPr>
        </w:pPrChange>
      </w:pPr>
      <w:r>
        <w:t xml:space="preserve">WHO IMEESC tool as a standard training for clinical officers, medical and nursing students                                         </w:t>
      </w:r>
    </w:p>
    <w:p w14:paraId="3764E122" w14:textId="32B75492" w:rsidR="007A00CE" w:rsidRDefault="00EF104A">
      <w:pPr>
        <w:numPr>
          <w:ilvl w:val="3"/>
          <w:numId w:val="45"/>
        </w:numPr>
        <w:ind w:left="1260" w:right="918"/>
        <w:pPrChange w:id="2806" w:author="spencer.swartz@gmail.com" w:date="2017-02-19T20:51:00Z">
          <w:pPr>
            <w:numPr>
              <w:ilvl w:val="2"/>
              <w:numId w:val="13"/>
            </w:numPr>
            <w:ind w:left="1222" w:right="918" w:hanging="360"/>
          </w:pPr>
        </w:pPrChange>
      </w:pPr>
      <w:r>
        <w:t xml:space="preserve">Collaborative approach &amp; integration to emergency procedures in trauma, obstetrics, </w:t>
      </w:r>
      <w:del w:id="2807" w:author="spencer.swartz@gmail.com" w:date="2017-02-19T20:52:00Z">
        <w:r w:rsidDel="003321FD">
          <w:delText>anaesthesia</w:delText>
        </w:r>
      </w:del>
      <w:ins w:id="2808" w:author="spencer.swartz@gmail.com" w:date="2017-02-19T20:52:00Z">
        <w:r w:rsidR="003321FD">
          <w:t>anesthesia</w:t>
        </w:r>
      </w:ins>
      <w:r>
        <w:t xml:space="preserve">, infections (HIV), patient safety at first referral level health facilities linking training materials from other WHO departments.    </w:t>
      </w:r>
    </w:p>
    <w:p w14:paraId="20418373" w14:textId="77777777" w:rsidR="003321FD" w:rsidRPr="003321FD" w:rsidRDefault="00EF104A">
      <w:pPr>
        <w:numPr>
          <w:ilvl w:val="3"/>
          <w:numId w:val="45"/>
        </w:numPr>
        <w:ind w:left="1260" w:right="918"/>
        <w:rPr>
          <w:ins w:id="2809" w:author="spencer.swartz@gmail.com" w:date="2017-02-19T20:49:00Z"/>
          <w:rPrChange w:id="2810" w:author="spencer.swartz@gmail.com" w:date="2017-02-19T20:49:00Z">
            <w:rPr>
              <w:ins w:id="2811" w:author="spencer.swartz@gmail.com" w:date="2017-02-19T20:49:00Z"/>
              <w:b/>
            </w:rPr>
          </w:rPrChange>
        </w:rPr>
        <w:pPrChange w:id="2812" w:author="spencer.swartz@gmail.com" w:date="2017-02-19T20:51:00Z">
          <w:pPr>
            <w:numPr>
              <w:ilvl w:val="1"/>
              <w:numId w:val="13"/>
            </w:numPr>
            <w:spacing w:after="10" w:line="249" w:lineRule="auto"/>
            <w:ind w:left="742" w:hanging="360"/>
          </w:pPr>
        </w:pPrChange>
      </w:pPr>
      <w:r>
        <w:t>Evaluation forms for assessment of quality of care at first referral level health facilities.</w:t>
      </w:r>
    </w:p>
    <w:p w14:paraId="341DB7E2" w14:textId="1AEA0EAB" w:rsidR="007A00CE" w:rsidDel="003321FD" w:rsidRDefault="00EF104A">
      <w:pPr>
        <w:numPr>
          <w:ilvl w:val="2"/>
          <w:numId w:val="13"/>
        </w:numPr>
        <w:spacing w:after="120" w:afterAutospacing="0"/>
        <w:ind w:left="720" w:right="922" w:hanging="360"/>
        <w:rPr>
          <w:del w:id="2813" w:author="spencer.swartz@gmail.com" w:date="2017-02-19T20:49:00Z"/>
        </w:rPr>
        <w:pPrChange w:id="2814" w:author="spencer.swartz@gmail.com" w:date="2017-02-19T20:51:00Z">
          <w:pPr>
            <w:numPr>
              <w:ilvl w:val="2"/>
              <w:numId w:val="13"/>
            </w:numPr>
            <w:ind w:left="720" w:right="918" w:hanging="360"/>
          </w:pPr>
        </w:pPrChange>
      </w:pPr>
      <w:del w:id="2815" w:author="spencer.swartz@gmail.com" w:date="2017-02-19T20:49:00Z">
        <w:r w:rsidDel="003321FD">
          <w:delText xml:space="preserve">  </w:delText>
        </w:r>
      </w:del>
    </w:p>
    <w:p w14:paraId="73242D78" w14:textId="77777777" w:rsidR="007A00CE" w:rsidDel="003321FD" w:rsidRDefault="00EF104A">
      <w:pPr>
        <w:numPr>
          <w:ilvl w:val="2"/>
          <w:numId w:val="13"/>
        </w:numPr>
        <w:spacing w:after="120" w:afterAutospacing="0"/>
        <w:ind w:left="720" w:right="922" w:hanging="360"/>
        <w:rPr>
          <w:del w:id="2816" w:author="spencer.swartz@gmail.com" w:date="2017-02-19T20:49:00Z"/>
        </w:rPr>
        <w:pPrChange w:id="2817" w:author="spencer.swartz@gmail.com" w:date="2017-02-19T20:51:00Z">
          <w:pPr>
            <w:spacing w:after="0" w:line="259" w:lineRule="auto"/>
            <w:ind w:left="382" w:firstLine="0"/>
          </w:pPr>
        </w:pPrChange>
      </w:pPr>
      <w:del w:id="2818" w:author="spencer.swartz@gmail.com" w:date="2017-02-19T20:49:00Z">
        <w:r w:rsidDel="003321FD">
          <w:delText xml:space="preserve">                                                                            </w:delText>
        </w:r>
      </w:del>
    </w:p>
    <w:p w14:paraId="4DF142AA" w14:textId="1DE7DD0D" w:rsidR="007A00CE" w:rsidRPr="003321FD" w:rsidDel="003321FD" w:rsidRDefault="00EF104A">
      <w:pPr>
        <w:numPr>
          <w:ilvl w:val="2"/>
          <w:numId w:val="13"/>
        </w:numPr>
        <w:spacing w:after="120" w:afterAutospacing="0"/>
        <w:ind w:left="720" w:right="922" w:hanging="360"/>
        <w:rPr>
          <w:del w:id="2819" w:author="spencer.swartz@gmail.com" w:date="2017-02-19T20:49:00Z"/>
          <w:rPrChange w:id="2820" w:author="spencer.swartz@gmail.com" w:date="2017-02-19T20:49:00Z">
            <w:rPr>
              <w:del w:id="2821" w:author="spencer.swartz@gmail.com" w:date="2017-02-19T20:49:00Z"/>
              <w:b/>
            </w:rPr>
          </w:rPrChange>
        </w:rPr>
        <w:pPrChange w:id="2822" w:author="spencer.swartz@gmail.com" w:date="2017-02-19T20:51:00Z">
          <w:pPr>
            <w:spacing w:after="160" w:line="259" w:lineRule="auto"/>
            <w:ind w:left="0" w:firstLine="0"/>
          </w:pPr>
        </w:pPrChange>
      </w:pPr>
      <w:r>
        <w:rPr>
          <w:b/>
        </w:rPr>
        <w:t xml:space="preserve">Recommendations and action plan </w:t>
      </w:r>
    </w:p>
    <w:p w14:paraId="631810D7" w14:textId="77777777" w:rsidR="003321FD" w:rsidRDefault="003321FD">
      <w:pPr>
        <w:numPr>
          <w:ilvl w:val="2"/>
          <w:numId w:val="45"/>
        </w:numPr>
        <w:spacing w:after="120" w:afterAutospacing="0"/>
        <w:ind w:left="720" w:right="922"/>
        <w:rPr>
          <w:ins w:id="2823" w:author="spencer.swartz@gmail.com" w:date="2017-02-19T20:49:00Z"/>
        </w:rPr>
        <w:pPrChange w:id="2824" w:author="spencer.swartz@gmail.com" w:date="2017-02-19T20:51:00Z">
          <w:pPr>
            <w:numPr>
              <w:ilvl w:val="1"/>
              <w:numId w:val="13"/>
            </w:numPr>
            <w:spacing w:after="10" w:line="249" w:lineRule="auto"/>
            <w:ind w:left="742" w:hanging="360"/>
          </w:pPr>
        </w:pPrChange>
      </w:pPr>
    </w:p>
    <w:p w14:paraId="3B974727" w14:textId="7DDC37F4" w:rsidR="007A00CE" w:rsidDel="003321FD" w:rsidRDefault="00EF104A">
      <w:pPr>
        <w:numPr>
          <w:ilvl w:val="2"/>
          <w:numId w:val="13"/>
        </w:numPr>
        <w:spacing w:after="120" w:afterAutospacing="0"/>
        <w:ind w:left="720" w:right="922" w:hanging="360"/>
        <w:rPr>
          <w:del w:id="2825" w:author="spencer.swartz@gmail.com" w:date="2017-02-19T20:49:00Z"/>
        </w:rPr>
        <w:pPrChange w:id="2826" w:author="spencer.swartz@gmail.com" w:date="2017-02-19T20:51:00Z">
          <w:pPr>
            <w:numPr>
              <w:ilvl w:val="1"/>
              <w:numId w:val="13"/>
            </w:numPr>
            <w:spacing w:after="130" w:line="249" w:lineRule="auto"/>
            <w:ind w:left="742" w:hanging="360"/>
          </w:pPr>
        </w:pPrChange>
      </w:pPr>
      <w:r w:rsidRPr="003321FD">
        <w:rPr>
          <w:b/>
        </w:rPr>
        <w:t>Closing remarks</w:t>
      </w:r>
      <w:del w:id="2827" w:author="spencer.swartz@gmail.com" w:date="2017-02-19T20:49:00Z">
        <w:r w:rsidRPr="003321FD" w:rsidDel="003321FD">
          <w:rPr>
            <w:b/>
          </w:rPr>
          <w:delText xml:space="preserve">                                                             </w:delText>
        </w:r>
        <w:r w:rsidDel="003321FD">
          <w:delText xml:space="preserve"> </w:delText>
        </w:r>
      </w:del>
    </w:p>
    <w:p w14:paraId="35918360" w14:textId="4176C9AA" w:rsidR="00237251" w:rsidRPr="003321FD" w:rsidRDefault="00237251">
      <w:pPr>
        <w:numPr>
          <w:ilvl w:val="2"/>
          <w:numId w:val="45"/>
        </w:numPr>
        <w:spacing w:after="120" w:afterAutospacing="0"/>
        <w:ind w:left="720" w:right="922"/>
        <w:rPr>
          <w:ins w:id="2828" w:author="spencer.swartz@gmail.com" w:date="2017-02-19T18:55:00Z"/>
          <w:b/>
        </w:rPr>
        <w:pPrChange w:id="2829" w:author="spencer.swartz@gmail.com" w:date="2017-02-19T20:51:00Z">
          <w:pPr>
            <w:spacing w:after="160" w:line="259" w:lineRule="auto"/>
            <w:ind w:left="0" w:firstLine="0"/>
          </w:pPr>
        </w:pPrChange>
      </w:pPr>
    </w:p>
    <w:p w14:paraId="2A69DC68" w14:textId="0D06C3F4" w:rsidR="007A00CE" w:rsidDel="003321FD" w:rsidRDefault="00EF104A">
      <w:pPr>
        <w:pStyle w:val="Heading3"/>
        <w:rPr>
          <w:del w:id="2830" w:author="spencer.swartz@gmail.com" w:date="2017-02-19T20:54:00Z"/>
        </w:rPr>
        <w:pPrChange w:id="2831" w:author="spencer.swartz@gmail.com" w:date="2017-02-19T19:20:00Z">
          <w:pPr>
            <w:spacing w:after="11" w:line="259" w:lineRule="auto"/>
            <w:ind w:left="10" w:right="838"/>
            <w:jc w:val="right"/>
          </w:pPr>
        </w:pPrChange>
      </w:pPr>
      <w:del w:id="2832" w:author="spencer.swartz@gmail.com" w:date="2017-02-19T20:54:00Z">
        <w:r w:rsidDel="003321FD">
          <w:delText xml:space="preserve">Annexe 3         </w:delText>
        </w:r>
      </w:del>
    </w:p>
    <w:p w14:paraId="3A395627" w14:textId="17B9C1A2" w:rsidR="007A00CE" w:rsidDel="003321FD" w:rsidRDefault="00EF104A">
      <w:pPr>
        <w:pStyle w:val="Heading1"/>
        <w:ind w:left="2054" w:right="1382" w:hanging="332"/>
        <w:rPr>
          <w:del w:id="2833" w:author="spencer.swartz@gmail.com" w:date="2017-02-19T20:53:00Z"/>
        </w:rPr>
      </w:pPr>
      <w:del w:id="2834" w:author="spencer.swartz@gmail.com" w:date="2017-02-19T20:53:00Z">
        <w:r w:rsidDel="003321FD">
          <w:rPr>
            <w:b w:val="0"/>
            <w:sz w:val="24"/>
          </w:rPr>
          <w:delText xml:space="preserve">  </w:delText>
        </w:r>
        <w:r w:rsidDel="003321FD">
          <w:delText xml:space="preserve">Needs Assessment and Evaluation Form for Resource Limited Health Care Facility </w:delText>
        </w:r>
      </w:del>
    </w:p>
    <w:p w14:paraId="44AADDE0" w14:textId="6973D29B" w:rsidR="007A00CE" w:rsidDel="003321FD" w:rsidRDefault="00EF104A">
      <w:pPr>
        <w:pStyle w:val="Heading1"/>
        <w:ind w:left="2054" w:right="1382" w:hanging="332"/>
        <w:rPr>
          <w:del w:id="2835" w:author="spencer.swartz@gmail.com" w:date="2017-02-19T20:53:00Z"/>
        </w:rPr>
        <w:pPrChange w:id="2836" w:author="spencer.swartz@gmail.com" w:date="2017-02-19T20:53:00Z">
          <w:pPr>
            <w:spacing w:after="56" w:line="259" w:lineRule="auto"/>
            <w:ind w:left="1522" w:firstLine="0"/>
          </w:pPr>
        </w:pPrChange>
      </w:pPr>
      <w:del w:id="2837" w:author="spencer.swartz@gmail.com" w:date="2017-02-19T20:53:00Z">
        <w:r w:rsidDel="003321FD">
          <w:rPr>
            <w:rFonts w:ascii="Bell MT" w:eastAsia="Bell MT" w:hAnsi="Bell MT" w:cs="Bell MT"/>
            <w:b w:val="0"/>
            <w:u w:val="single" w:color="000000"/>
          </w:rPr>
          <w:delText>Essential Emergency Equipment in Emergency Room*</w:delText>
        </w:r>
        <w:r w:rsidDel="003321FD">
          <w:rPr>
            <w:rFonts w:ascii="Bell MT" w:eastAsia="Bell MT" w:hAnsi="Bell MT" w:cs="Bell MT"/>
            <w:b w:val="0"/>
          </w:rPr>
          <w:delText xml:space="preserve"> </w:delText>
        </w:r>
      </w:del>
    </w:p>
    <w:p w14:paraId="6A0EADB1" w14:textId="61D289AD" w:rsidR="007A00CE" w:rsidDel="003321FD" w:rsidRDefault="00EF104A">
      <w:pPr>
        <w:pStyle w:val="Heading1"/>
        <w:ind w:left="2054" w:right="1382" w:hanging="332"/>
        <w:rPr>
          <w:del w:id="2838" w:author="spencer.swartz@gmail.com" w:date="2017-02-19T20:53:00Z"/>
        </w:rPr>
        <w:pPrChange w:id="2839" w:author="spencer.swartz@gmail.com" w:date="2017-02-19T20:53:00Z">
          <w:pPr>
            <w:spacing w:line="259" w:lineRule="auto"/>
            <w:ind w:left="2238"/>
          </w:pPr>
        </w:pPrChange>
      </w:pPr>
      <w:del w:id="2840" w:author="spencer.swartz@gmail.com" w:date="2017-02-19T20:53:00Z">
        <w:r w:rsidDel="003321FD">
          <w:rPr>
            <w:rFonts w:ascii="Bell MT" w:eastAsia="Bell MT" w:hAnsi="Bell MT" w:cs="Bell MT"/>
            <w:b w:val="0"/>
          </w:rPr>
          <w:delText>*</w:delText>
        </w:r>
        <w:r w:rsidDel="003321FD">
          <w:rPr>
            <w:rFonts w:ascii="Bell MT" w:eastAsia="Bell MT" w:hAnsi="Bell MT" w:cs="Bell MT"/>
            <w:sz w:val="22"/>
          </w:rPr>
          <w:delText xml:space="preserve">At an entry point in any health facility such as: </w:delText>
        </w:r>
      </w:del>
    </w:p>
    <w:p w14:paraId="502A5EE7" w14:textId="32D0BA09" w:rsidR="007A00CE" w:rsidDel="003321FD" w:rsidRDefault="00EF104A">
      <w:pPr>
        <w:pStyle w:val="Heading1"/>
        <w:ind w:left="2054" w:right="1382" w:hanging="332"/>
        <w:rPr>
          <w:del w:id="2841" w:author="spencer.swartz@gmail.com" w:date="2017-02-19T20:53:00Z"/>
        </w:rPr>
        <w:pPrChange w:id="2842" w:author="spencer.swartz@gmail.com" w:date="2017-02-19T20:53:00Z">
          <w:pPr>
            <w:spacing w:line="259" w:lineRule="auto"/>
            <w:ind w:left="1162"/>
          </w:pPr>
        </w:pPrChange>
      </w:pPr>
      <w:del w:id="2843" w:author="spencer.swartz@gmail.com" w:date="2017-02-19T20:53:00Z">
        <w:r w:rsidDel="003321FD">
          <w:rPr>
            <w:rFonts w:ascii="Bell MT" w:eastAsia="Bell MT" w:hAnsi="Bell MT" w:cs="Bell MT"/>
            <w:sz w:val="22"/>
          </w:rPr>
          <w:delText xml:space="preserve">Emergency room/ Admission room / Treatment  room/ Casualty room </w:delText>
        </w:r>
      </w:del>
    </w:p>
    <w:p w14:paraId="0487AA93" w14:textId="4E05AB9B" w:rsidR="007A00CE" w:rsidDel="003321FD" w:rsidRDefault="00EF104A">
      <w:pPr>
        <w:pStyle w:val="Heading1"/>
        <w:ind w:left="2054" w:right="1382" w:hanging="332"/>
        <w:rPr>
          <w:del w:id="2844" w:author="spencer.swartz@gmail.com" w:date="2017-02-19T20:53:00Z"/>
        </w:rPr>
        <w:pPrChange w:id="2845" w:author="spencer.swartz@gmail.com" w:date="2017-02-19T20:53:00Z">
          <w:pPr>
            <w:spacing w:after="43" w:line="259" w:lineRule="auto"/>
            <w:ind w:left="22" w:firstLine="0"/>
          </w:pPr>
        </w:pPrChange>
      </w:pPr>
      <w:del w:id="2846" w:author="spencer.swartz@gmail.com" w:date="2017-02-19T20:53:00Z">
        <w:r w:rsidDel="003321FD">
          <w:rPr>
            <w:rFonts w:ascii="Bell MT" w:eastAsia="Bell MT" w:hAnsi="Bell MT" w:cs="Bell MT"/>
          </w:rPr>
          <w:delText xml:space="preserve"> </w:delText>
        </w:r>
      </w:del>
    </w:p>
    <w:p w14:paraId="63A77708" w14:textId="303C6D9E" w:rsidR="007A00CE" w:rsidDel="003321FD" w:rsidRDefault="00EF104A">
      <w:pPr>
        <w:pStyle w:val="Heading1"/>
        <w:ind w:left="2054" w:right="1382" w:hanging="332"/>
        <w:rPr>
          <w:del w:id="2847" w:author="spencer.swartz@gmail.com" w:date="2017-02-19T20:53:00Z"/>
        </w:rPr>
        <w:pPrChange w:id="2848" w:author="spencer.swartz@gmail.com" w:date="2017-02-19T20:53:00Z">
          <w:pPr>
            <w:numPr>
              <w:numId w:val="14"/>
            </w:numPr>
            <w:spacing w:after="0" w:line="259" w:lineRule="auto"/>
            <w:ind w:left="320" w:hanging="313"/>
          </w:pPr>
        </w:pPrChange>
      </w:pPr>
      <w:del w:id="2849" w:author="spencer.swartz@gmail.com" w:date="2017-02-19T20:53:00Z">
        <w:r w:rsidDel="003321FD">
          <w:rPr>
            <w:rFonts w:ascii="Bell MT" w:eastAsia="Bell MT" w:hAnsi="Bell MT" w:cs="Bell MT"/>
            <w:b w:val="0"/>
          </w:rPr>
          <w:delText>Name/Address of Health Care Facility</w:delText>
        </w:r>
        <w:r w:rsidDel="003321FD">
          <w:rPr>
            <w:rFonts w:ascii="Bell MT" w:eastAsia="Bell MT" w:hAnsi="Bell MT" w:cs="Bell MT"/>
          </w:rPr>
          <w:delText xml:space="preserve"> </w:delText>
        </w:r>
      </w:del>
    </w:p>
    <w:p w14:paraId="2A8E5F80" w14:textId="2D89ECCC" w:rsidR="007A00CE" w:rsidDel="003321FD" w:rsidRDefault="00EF104A">
      <w:pPr>
        <w:pStyle w:val="Heading1"/>
        <w:ind w:left="2054" w:right="1382" w:hanging="332"/>
        <w:rPr>
          <w:del w:id="2850" w:author="spencer.swartz@gmail.com" w:date="2017-02-19T20:53:00Z"/>
        </w:rPr>
        <w:pPrChange w:id="2851" w:author="spencer.swartz@gmail.com" w:date="2017-02-19T20:53:00Z">
          <w:pPr>
            <w:spacing w:after="0" w:line="259" w:lineRule="auto"/>
            <w:ind w:left="17" w:right="1337"/>
          </w:pPr>
        </w:pPrChange>
      </w:pPr>
      <w:del w:id="2852" w:author="spencer.swartz@gmail.com" w:date="2017-02-19T20:53:00Z">
        <w:r w:rsidDel="003321FD">
          <w:rPr>
            <w:rFonts w:ascii="Bell MT" w:eastAsia="Bell MT" w:hAnsi="Bell MT" w:cs="Bell MT"/>
          </w:rPr>
          <w:delText xml:space="preserve">______________________________________ </w:delText>
        </w:r>
      </w:del>
    </w:p>
    <w:p w14:paraId="32F27310" w14:textId="12515E9E" w:rsidR="007A00CE" w:rsidDel="003321FD" w:rsidRDefault="00EF104A">
      <w:pPr>
        <w:pStyle w:val="Heading1"/>
        <w:ind w:left="2054" w:right="1382" w:hanging="332"/>
        <w:rPr>
          <w:del w:id="2853" w:author="spencer.swartz@gmail.com" w:date="2017-02-19T20:53:00Z"/>
        </w:rPr>
        <w:pPrChange w:id="2854" w:author="spencer.swartz@gmail.com" w:date="2017-02-19T20:53:00Z">
          <w:pPr>
            <w:spacing w:after="0" w:line="259" w:lineRule="auto"/>
            <w:ind w:left="17" w:right="1337"/>
          </w:pPr>
        </w:pPrChange>
      </w:pPr>
      <w:del w:id="2855" w:author="spencer.swartz@gmail.com" w:date="2017-02-19T20:53:00Z">
        <w:r w:rsidDel="003321FD">
          <w:rPr>
            <w:rFonts w:ascii="Bell MT" w:eastAsia="Bell MT" w:hAnsi="Bell MT" w:cs="Bell MT"/>
          </w:rPr>
          <w:delText xml:space="preserve">______________________________________ </w:delText>
        </w:r>
      </w:del>
    </w:p>
    <w:p w14:paraId="1A35042E" w14:textId="571D9117" w:rsidR="007A00CE" w:rsidDel="003321FD" w:rsidRDefault="00EF104A">
      <w:pPr>
        <w:pStyle w:val="Heading1"/>
        <w:ind w:left="2054" w:right="1382" w:hanging="332"/>
        <w:rPr>
          <w:del w:id="2856" w:author="spencer.swartz@gmail.com" w:date="2017-02-19T20:53:00Z"/>
        </w:rPr>
        <w:pPrChange w:id="2857" w:author="spencer.swartz@gmail.com" w:date="2017-02-19T20:53:00Z">
          <w:pPr>
            <w:spacing w:after="47" w:line="259" w:lineRule="auto"/>
            <w:ind w:left="17" w:right="1337"/>
          </w:pPr>
        </w:pPrChange>
      </w:pPr>
      <w:del w:id="2858" w:author="spencer.swartz@gmail.com" w:date="2017-02-19T20:53:00Z">
        <w:r w:rsidDel="003321FD">
          <w:rPr>
            <w:rFonts w:ascii="Bell MT" w:eastAsia="Bell MT" w:hAnsi="Bell MT" w:cs="Bell MT"/>
            <w:b w:val="0"/>
          </w:rPr>
          <w:delText>Country</w:delText>
        </w:r>
        <w:r w:rsidDel="003321FD">
          <w:rPr>
            <w:rFonts w:ascii="Bell MT" w:eastAsia="Bell MT" w:hAnsi="Bell MT" w:cs="Bell MT"/>
          </w:rPr>
          <w:delText xml:space="preserve">  ______________________________________ </w:delText>
        </w:r>
      </w:del>
    </w:p>
    <w:p w14:paraId="7EEE2A9B" w14:textId="75F9A73E" w:rsidR="007A00CE" w:rsidDel="003321FD" w:rsidRDefault="00EF104A">
      <w:pPr>
        <w:pStyle w:val="Heading1"/>
        <w:ind w:left="2054" w:right="1382" w:hanging="332"/>
        <w:rPr>
          <w:del w:id="2859" w:author="spencer.swartz@gmail.com" w:date="2017-02-19T20:53:00Z"/>
        </w:rPr>
        <w:pPrChange w:id="2860" w:author="spencer.swartz@gmail.com" w:date="2017-02-19T20:53:00Z">
          <w:pPr>
            <w:numPr>
              <w:numId w:val="14"/>
            </w:numPr>
            <w:spacing w:after="36" w:line="259" w:lineRule="auto"/>
            <w:ind w:left="320" w:hanging="313"/>
          </w:pPr>
        </w:pPrChange>
      </w:pPr>
      <w:del w:id="2861" w:author="spencer.swartz@gmail.com" w:date="2017-02-19T20:53:00Z">
        <w:r w:rsidDel="003321FD">
          <w:rPr>
            <w:rFonts w:ascii="Bell MT" w:eastAsia="Bell MT" w:hAnsi="Bell MT" w:cs="Bell MT"/>
            <w:b w:val="0"/>
          </w:rPr>
          <w:delText>Type of Health Care Facility</w:delText>
        </w:r>
        <w:r w:rsidDel="003321FD">
          <w:rPr>
            <w:rFonts w:ascii="Bell MT" w:eastAsia="Bell MT" w:hAnsi="Bell MT" w:cs="Bell MT"/>
            <w:sz w:val="18"/>
          </w:rPr>
          <w:delText xml:space="preserve"> (please check one) </w:delText>
        </w:r>
      </w:del>
    </w:p>
    <w:p w14:paraId="11E56A9B" w14:textId="3F0ABBA3" w:rsidR="007A00CE" w:rsidDel="003321FD" w:rsidRDefault="00EF104A">
      <w:pPr>
        <w:pStyle w:val="Heading1"/>
        <w:ind w:left="2054" w:right="1382" w:hanging="332"/>
        <w:rPr>
          <w:del w:id="2862" w:author="spencer.swartz@gmail.com" w:date="2017-02-19T20:53:00Z"/>
        </w:rPr>
        <w:pPrChange w:id="2863" w:author="spencer.swartz@gmail.com" w:date="2017-02-19T20:53:00Z">
          <w:pPr>
            <w:numPr>
              <w:numId w:val="15"/>
            </w:numPr>
            <w:spacing w:after="47" w:line="259" w:lineRule="auto"/>
            <w:ind w:left="367" w:right="1337" w:hanging="360"/>
          </w:pPr>
        </w:pPrChange>
      </w:pPr>
      <w:del w:id="2864" w:author="spencer.swartz@gmail.com" w:date="2017-02-19T20:53:00Z">
        <w:r w:rsidDel="003321FD">
          <w:rPr>
            <w:rFonts w:ascii="Bell MT" w:eastAsia="Bell MT" w:hAnsi="Bell MT" w:cs="Bell MT"/>
          </w:rPr>
          <w:delText xml:space="preserve">Primary or First referral level facility/ District Hospital/Rural Hospital  </w:delText>
        </w:r>
        <w:r w:rsidDel="003321FD">
          <w:rPr>
            <w:rFonts w:ascii="Wingdings" w:eastAsia="Wingdings" w:hAnsi="Wingdings" w:cs="Wingdings"/>
          </w:rPr>
          <w:delText></w:delText>
        </w:r>
        <w:r w:rsidDel="003321FD">
          <w:rPr>
            <w:rFonts w:ascii="Bell MT" w:eastAsia="Bell MT" w:hAnsi="Bell MT" w:cs="Bell MT"/>
          </w:rPr>
          <w:delText xml:space="preserve"> </w:delText>
        </w:r>
      </w:del>
    </w:p>
    <w:p w14:paraId="29377E2C" w14:textId="19DCDE6E" w:rsidR="007A00CE" w:rsidDel="003321FD" w:rsidRDefault="00EF104A">
      <w:pPr>
        <w:pStyle w:val="Heading1"/>
        <w:ind w:left="2054" w:right="1382" w:hanging="332"/>
        <w:rPr>
          <w:del w:id="2865" w:author="spencer.swartz@gmail.com" w:date="2017-02-19T20:53:00Z"/>
        </w:rPr>
        <w:pPrChange w:id="2866" w:author="spencer.swartz@gmail.com" w:date="2017-02-19T20:53:00Z">
          <w:pPr>
            <w:numPr>
              <w:numId w:val="15"/>
            </w:numPr>
            <w:spacing w:after="0" w:line="259" w:lineRule="auto"/>
            <w:ind w:left="367" w:right="1337" w:hanging="360"/>
          </w:pPr>
        </w:pPrChange>
      </w:pPr>
      <w:del w:id="2867" w:author="spencer.swartz@gmail.com" w:date="2017-02-19T20:53:00Z">
        <w:r w:rsidDel="003321FD">
          <w:rPr>
            <w:rFonts w:ascii="Bell MT" w:eastAsia="Bell MT" w:hAnsi="Bell MT" w:cs="Bell MT"/>
          </w:rPr>
          <w:delText xml:space="preserve">Health Centre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del>
    </w:p>
    <w:p w14:paraId="50F02ADC" w14:textId="4E37EADD" w:rsidR="007A00CE" w:rsidDel="003321FD" w:rsidRDefault="00EF104A">
      <w:pPr>
        <w:pStyle w:val="Heading1"/>
        <w:ind w:left="2054" w:right="1382" w:hanging="332"/>
        <w:rPr>
          <w:del w:id="2868" w:author="spencer.swartz@gmail.com" w:date="2017-02-19T20:53:00Z"/>
        </w:rPr>
        <w:pPrChange w:id="2869" w:author="spencer.swartz@gmail.com" w:date="2017-02-19T20:53:00Z">
          <w:pPr>
            <w:spacing w:after="60" w:line="259" w:lineRule="auto"/>
            <w:ind w:left="22" w:firstLine="0"/>
          </w:pPr>
        </w:pPrChange>
      </w:pPr>
      <w:del w:id="2870" w:author="spencer.swartz@gmail.com" w:date="2017-02-19T20:53:00Z">
        <w:r w:rsidDel="003321FD">
          <w:rPr>
            <w:rFonts w:ascii="Bell MT" w:eastAsia="Bell MT" w:hAnsi="Bell MT" w:cs="Bell MT"/>
          </w:rPr>
          <w:delText xml:space="preserve"> </w:delText>
        </w:r>
      </w:del>
    </w:p>
    <w:p w14:paraId="28A921B3" w14:textId="7E268DC1" w:rsidR="007A00CE" w:rsidDel="003321FD" w:rsidRDefault="00EF104A">
      <w:pPr>
        <w:pStyle w:val="Heading1"/>
        <w:ind w:left="2054" w:right="1382" w:hanging="332"/>
        <w:rPr>
          <w:del w:id="2871" w:author="spencer.swartz@gmail.com" w:date="2017-02-19T20:53:00Z"/>
        </w:rPr>
        <w:pPrChange w:id="2872" w:author="spencer.swartz@gmail.com" w:date="2017-02-19T20:53:00Z">
          <w:pPr>
            <w:spacing w:after="38" w:line="259" w:lineRule="auto"/>
            <w:ind w:left="22" w:firstLine="0"/>
          </w:pPr>
        </w:pPrChange>
      </w:pPr>
      <w:del w:id="2873" w:author="spencer.swartz@gmail.com" w:date="2017-02-19T20:53:00Z">
        <w:r w:rsidDel="003321FD">
          <w:rPr>
            <w:rFonts w:ascii="Bell MT" w:eastAsia="Bell MT" w:hAnsi="Bell MT" w:cs="Bell MT"/>
          </w:rPr>
          <w:delText xml:space="preserve">3.  </w:delText>
        </w:r>
        <w:r w:rsidDel="003321FD">
          <w:rPr>
            <w:rFonts w:ascii="Bell MT" w:eastAsia="Bell MT" w:hAnsi="Bell MT" w:cs="Bell MT"/>
            <w:b w:val="0"/>
          </w:rPr>
          <w:delText>Human Resources</w:delText>
        </w:r>
        <w:r w:rsidDel="003321FD">
          <w:rPr>
            <w:rFonts w:ascii="Bell MT" w:eastAsia="Bell MT" w:hAnsi="Bell MT" w:cs="Bell MT"/>
          </w:rPr>
          <w:delText xml:space="preserve"> in emergency room </w:delText>
        </w:r>
        <w:r w:rsidDel="003321FD">
          <w:rPr>
            <w:rFonts w:ascii="Bell MT" w:eastAsia="Bell MT" w:hAnsi="Bell MT" w:cs="Bell MT"/>
            <w:sz w:val="18"/>
          </w:rPr>
          <w:delText xml:space="preserve">(please indicate number of health staff) </w:delText>
        </w:r>
      </w:del>
    </w:p>
    <w:p w14:paraId="7B7E9974" w14:textId="218F4E73" w:rsidR="007A00CE" w:rsidDel="003321FD" w:rsidRDefault="00EF104A">
      <w:pPr>
        <w:pStyle w:val="Heading1"/>
        <w:ind w:left="2054" w:right="1382" w:hanging="332"/>
        <w:rPr>
          <w:del w:id="2874" w:author="spencer.swartz@gmail.com" w:date="2017-02-19T20:53:00Z"/>
        </w:rPr>
        <w:pPrChange w:id="2875" w:author="spencer.swartz@gmail.com" w:date="2017-02-19T20:53:00Z">
          <w:pPr>
            <w:spacing w:after="47" w:line="259" w:lineRule="auto"/>
            <w:ind w:left="17" w:right="2292"/>
          </w:pPr>
        </w:pPrChange>
      </w:pPr>
      <w:del w:id="2876"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Doctors ___        </w:delText>
        </w:r>
        <w:r w:rsidDel="003321FD">
          <w:rPr>
            <w:rFonts w:ascii="Bell MT" w:eastAsia="Bell MT" w:hAnsi="Bell MT" w:cs="Bell MT"/>
          </w:rPr>
          <w:tab/>
          <w:delText xml:space="preserve">Nurses  ___      Clinical or Health officers ____ </w:delText>
        </w:r>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Technicians ___   Paramedical staff ___ </w:delText>
        </w:r>
      </w:del>
    </w:p>
    <w:p w14:paraId="42D1F7A5" w14:textId="3EEF3BC2" w:rsidR="007A00CE" w:rsidDel="003321FD" w:rsidRDefault="00EF104A">
      <w:pPr>
        <w:pStyle w:val="Heading1"/>
        <w:ind w:left="2054" w:right="1382" w:hanging="332"/>
        <w:rPr>
          <w:del w:id="2877" w:author="spencer.swartz@gmail.com" w:date="2017-02-19T20:53:00Z"/>
        </w:rPr>
        <w:pPrChange w:id="2878" w:author="spencer.swartz@gmail.com" w:date="2017-02-19T20:53:00Z">
          <w:pPr>
            <w:spacing w:line="259" w:lineRule="auto"/>
            <w:ind w:left="22" w:firstLine="0"/>
          </w:pPr>
        </w:pPrChange>
      </w:pPr>
      <w:del w:id="2879" w:author="spencer.swartz@gmail.com" w:date="2017-02-19T20:53:00Z">
        <w:r w:rsidDel="003321FD">
          <w:rPr>
            <w:rFonts w:ascii="Bell MT" w:eastAsia="Bell MT" w:hAnsi="Bell MT" w:cs="Bell MT"/>
          </w:rPr>
          <w:delText xml:space="preserve"> </w:delText>
        </w:r>
      </w:del>
    </w:p>
    <w:p w14:paraId="0C163C34" w14:textId="78D94AE3" w:rsidR="007A00CE" w:rsidDel="003321FD" w:rsidRDefault="00EF104A">
      <w:pPr>
        <w:pStyle w:val="Heading1"/>
        <w:ind w:left="2054" w:right="1382" w:hanging="332"/>
        <w:rPr>
          <w:del w:id="2880" w:author="spencer.swartz@gmail.com" w:date="2017-02-19T20:53:00Z"/>
        </w:rPr>
        <w:pPrChange w:id="2881" w:author="spencer.swartz@gmail.com" w:date="2017-02-19T20:53:00Z">
          <w:pPr>
            <w:spacing w:after="0" w:line="259" w:lineRule="auto"/>
            <w:ind w:left="17"/>
          </w:pPr>
        </w:pPrChange>
      </w:pPr>
      <w:del w:id="2882" w:author="spencer.swartz@gmail.com" w:date="2017-02-19T20:53:00Z">
        <w:r w:rsidDel="003321FD">
          <w:rPr>
            <w:rFonts w:ascii="Bell MT" w:eastAsia="Bell MT" w:hAnsi="Bell MT" w:cs="Bell MT"/>
          </w:rPr>
          <w:delText xml:space="preserve">4.  </w:delText>
        </w:r>
        <w:r w:rsidDel="003321FD">
          <w:rPr>
            <w:rFonts w:ascii="Bell MT" w:eastAsia="Bell MT" w:hAnsi="Bell MT" w:cs="Bell MT"/>
            <w:b w:val="0"/>
          </w:rPr>
          <w:delText>Physical Resource</w:delText>
        </w:r>
        <w:r w:rsidDel="003321FD">
          <w:rPr>
            <w:rFonts w:ascii="Bell MT" w:eastAsia="Bell MT" w:hAnsi="Bell MT" w:cs="Bell MT"/>
          </w:rPr>
          <w:delText xml:space="preserve">  </w:delText>
        </w:r>
      </w:del>
    </w:p>
    <w:p w14:paraId="4C104067" w14:textId="78F36C98" w:rsidR="007A00CE" w:rsidDel="003321FD" w:rsidRDefault="00EF104A">
      <w:pPr>
        <w:pStyle w:val="Heading1"/>
        <w:ind w:left="2054" w:right="1382" w:hanging="332"/>
        <w:rPr>
          <w:del w:id="2883" w:author="spencer.swartz@gmail.com" w:date="2017-02-19T20:53:00Z"/>
        </w:rPr>
        <w:pPrChange w:id="2884" w:author="spencer.swartz@gmail.com" w:date="2017-02-19T20:53:00Z">
          <w:pPr>
            <w:spacing w:after="177" w:line="259" w:lineRule="auto"/>
            <w:ind w:left="22" w:firstLine="0"/>
          </w:pPr>
        </w:pPrChange>
      </w:pPr>
      <w:del w:id="2885" w:author="spencer.swartz@gmail.com" w:date="2017-02-19T20:53:00Z">
        <w:r w:rsidDel="003321FD">
          <w:rPr>
            <w:rFonts w:ascii="Bell MT" w:eastAsia="Bell MT" w:hAnsi="Bell MT" w:cs="Bell MT"/>
            <w:sz w:val="10"/>
          </w:rPr>
          <w:delText xml:space="preserve"> </w:delText>
        </w:r>
      </w:del>
    </w:p>
    <w:p w14:paraId="26837B06" w14:textId="06575105" w:rsidR="007A00CE" w:rsidDel="003321FD" w:rsidRDefault="00EF104A">
      <w:pPr>
        <w:pStyle w:val="Heading1"/>
        <w:ind w:left="2054" w:right="1382" w:hanging="332"/>
        <w:rPr>
          <w:del w:id="2886" w:author="spencer.swartz@gmail.com" w:date="2017-02-19T20:53:00Z"/>
        </w:rPr>
        <w:pPrChange w:id="2887" w:author="spencer.swartz@gmail.com" w:date="2017-02-19T20:53:00Z">
          <w:pPr>
            <w:numPr>
              <w:numId w:val="16"/>
            </w:numPr>
            <w:spacing w:after="0" w:line="259" w:lineRule="auto"/>
            <w:ind w:left="367" w:right="1337" w:hanging="360"/>
          </w:pPr>
        </w:pPrChange>
      </w:pPr>
      <w:del w:id="2888" w:author="spencer.swartz@gmail.com" w:date="2017-02-19T20:53:00Z">
        <w:r w:rsidDel="003321FD">
          <w:rPr>
            <w:rFonts w:ascii="Bell MT" w:eastAsia="Bell MT" w:hAnsi="Bell MT" w:cs="Bell MT"/>
          </w:rPr>
          <w:delText xml:space="preserve">Infrastructure  </w:delText>
        </w:r>
      </w:del>
    </w:p>
    <w:tbl>
      <w:tblPr>
        <w:tblStyle w:val="TableGrid"/>
        <w:tblW w:w="8957" w:type="dxa"/>
        <w:tblInd w:w="-86" w:type="dxa"/>
        <w:tblCellMar>
          <w:top w:w="54" w:type="dxa"/>
          <w:right w:w="115" w:type="dxa"/>
        </w:tblCellMar>
        <w:tblLook w:val="04A0" w:firstRow="1" w:lastRow="0" w:firstColumn="1" w:lastColumn="0" w:noHBand="0" w:noVBand="1"/>
      </w:tblPr>
      <w:tblGrid>
        <w:gridCol w:w="3799"/>
        <w:gridCol w:w="2615"/>
        <w:gridCol w:w="119"/>
        <w:gridCol w:w="2557"/>
      </w:tblGrid>
      <w:tr w:rsidR="007A00CE" w:rsidDel="003321FD" w14:paraId="5C147258" w14:textId="05F087D6">
        <w:trPr>
          <w:trHeight w:val="303"/>
          <w:del w:id="2889" w:author="spencer.swartz@gmail.com" w:date="2017-02-19T20:53:00Z"/>
        </w:trPr>
        <w:tc>
          <w:tcPr>
            <w:tcW w:w="6560" w:type="dxa"/>
            <w:vMerge w:val="restart"/>
            <w:tcBorders>
              <w:top w:val="single" w:sz="6" w:space="0" w:color="9A9A9A"/>
              <w:left w:val="single" w:sz="6" w:space="0" w:color="9A9A9A"/>
              <w:bottom w:val="single" w:sz="4" w:space="0" w:color="9A9A9A"/>
              <w:right w:val="nil"/>
            </w:tcBorders>
          </w:tcPr>
          <w:p w14:paraId="1D135339" w14:textId="4EE4095B" w:rsidR="007A00CE" w:rsidDel="003321FD" w:rsidRDefault="00EF104A">
            <w:pPr>
              <w:pStyle w:val="Heading1"/>
              <w:ind w:left="2054" w:right="1382" w:hanging="332"/>
              <w:rPr>
                <w:del w:id="2890" w:author="spencer.swartz@gmail.com" w:date="2017-02-19T20:53:00Z"/>
              </w:rPr>
              <w:pPrChange w:id="2891" w:author="spencer.swartz@gmail.com" w:date="2017-02-19T20:53:00Z">
                <w:pPr>
                  <w:spacing w:after="87" w:line="259" w:lineRule="auto"/>
                  <w:ind w:left="108" w:firstLine="0"/>
                </w:pPr>
              </w:pPrChange>
            </w:pPr>
            <w:del w:id="2892" w:author="spencer.swartz@gmail.com" w:date="2017-02-19T20:53:00Z">
              <w:r w:rsidDel="003321FD">
                <w:rPr>
                  <w:rFonts w:ascii="Bell MT" w:eastAsia="Bell MT" w:hAnsi="Bell MT" w:cs="Bell MT"/>
                </w:rPr>
                <w:delText xml:space="preserve"> </w:delText>
              </w:r>
            </w:del>
          </w:p>
          <w:p w14:paraId="096C7479" w14:textId="7FF8EB69" w:rsidR="007A00CE" w:rsidDel="003321FD" w:rsidRDefault="00EF104A">
            <w:pPr>
              <w:pStyle w:val="Heading1"/>
              <w:ind w:left="2054" w:right="1382" w:hanging="332"/>
              <w:rPr>
                <w:del w:id="2893" w:author="spencer.swartz@gmail.com" w:date="2017-02-19T20:53:00Z"/>
              </w:rPr>
              <w:pPrChange w:id="2894" w:author="spencer.swartz@gmail.com" w:date="2017-02-19T20:53:00Z">
                <w:pPr>
                  <w:spacing w:after="0" w:line="259" w:lineRule="auto"/>
                  <w:ind w:left="198" w:firstLine="0"/>
                </w:pPr>
              </w:pPrChange>
            </w:pPr>
            <w:del w:id="2895"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an area or room designated for emergency care? </w:delText>
              </w:r>
            </w:del>
          </w:p>
        </w:tc>
        <w:tc>
          <w:tcPr>
            <w:tcW w:w="768" w:type="dxa"/>
            <w:tcBorders>
              <w:top w:val="single" w:sz="6" w:space="0" w:color="9A9A9A"/>
              <w:left w:val="nil"/>
              <w:bottom w:val="single" w:sz="12" w:space="0" w:color="000000"/>
              <w:right w:val="nil"/>
            </w:tcBorders>
          </w:tcPr>
          <w:p w14:paraId="20BCF35E" w14:textId="4F02C440" w:rsidR="007A00CE" w:rsidDel="003321FD" w:rsidRDefault="00EF104A">
            <w:pPr>
              <w:pStyle w:val="Heading1"/>
              <w:ind w:left="2054" w:right="1382" w:hanging="332"/>
              <w:rPr>
                <w:del w:id="2896" w:author="spencer.swartz@gmail.com" w:date="2017-02-19T20:53:00Z"/>
              </w:rPr>
              <w:pPrChange w:id="2897" w:author="spencer.swartz@gmail.com" w:date="2017-02-19T20:53:00Z">
                <w:pPr>
                  <w:spacing w:after="0" w:line="259" w:lineRule="auto"/>
                  <w:ind w:left="90" w:firstLine="0"/>
                </w:pPr>
              </w:pPrChange>
            </w:pPr>
            <w:del w:id="2898" w:author="spencer.swartz@gmail.com" w:date="2017-02-19T20:53:00Z">
              <w:r w:rsidDel="003321FD">
                <w:rPr>
                  <w:rFonts w:ascii="Bell MT" w:eastAsia="Bell MT" w:hAnsi="Bell MT" w:cs="Bell MT"/>
                  <w:b w:val="0"/>
                </w:rPr>
                <w:delText xml:space="preserve">Yes </w:delText>
              </w:r>
            </w:del>
          </w:p>
        </w:tc>
        <w:tc>
          <w:tcPr>
            <w:tcW w:w="553" w:type="dxa"/>
            <w:tcBorders>
              <w:top w:val="single" w:sz="6" w:space="0" w:color="9A9A9A"/>
              <w:left w:val="nil"/>
              <w:bottom w:val="single" w:sz="12" w:space="0" w:color="000000"/>
              <w:right w:val="nil"/>
            </w:tcBorders>
          </w:tcPr>
          <w:p w14:paraId="0BD1137A" w14:textId="382FB4E6" w:rsidR="007A00CE" w:rsidDel="003321FD" w:rsidRDefault="007A00CE">
            <w:pPr>
              <w:pStyle w:val="Heading1"/>
              <w:ind w:left="2054" w:right="1382" w:hanging="332"/>
              <w:rPr>
                <w:del w:id="2899" w:author="spencer.swartz@gmail.com" w:date="2017-02-19T20:53:00Z"/>
              </w:rPr>
              <w:pPrChange w:id="2900" w:author="spencer.swartz@gmail.com" w:date="2017-02-19T20:53:00Z">
                <w:pPr>
                  <w:spacing w:after="160" w:line="259" w:lineRule="auto"/>
                  <w:ind w:left="0" w:firstLine="0"/>
                </w:pPr>
              </w:pPrChange>
            </w:pPr>
          </w:p>
        </w:tc>
        <w:tc>
          <w:tcPr>
            <w:tcW w:w="1075" w:type="dxa"/>
            <w:tcBorders>
              <w:top w:val="single" w:sz="6" w:space="0" w:color="9A9A9A"/>
              <w:left w:val="nil"/>
              <w:bottom w:val="single" w:sz="12" w:space="0" w:color="000000"/>
              <w:right w:val="single" w:sz="6" w:space="0" w:color="9A9A9A"/>
            </w:tcBorders>
          </w:tcPr>
          <w:p w14:paraId="6EE4D6E1" w14:textId="23516DDD" w:rsidR="007A00CE" w:rsidDel="003321FD" w:rsidRDefault="00EF104A">
            <w:pPr>
              <w:pStyle w:val="Heading1"/>
              <w:ind w:left="2054" w:right="1382" w:hanging="332"/>
              <w:rPr>
                <w:del w:id="2901" w:author="spencer.swartz@gmail.com" w:date="2017-02-19T20:53:00Z"/>
              </w:rPr>
              <w:pPrChange w:id="2902" w:author="spencer.swartz@gmail.com" w:date="2017-02-19T20:53:00Z">
                <w:pPr>
                  <w:spacing w:after="0" w:line="259" w:lineRule="auto"/>
                  <w:ind w:left="0" w:firstLine="0"/>
                </w:pPr>
              </w:pPrChange>
            </w:pPr>
            <w:del w:id="2903" w:author="spencer.swartz@gmail.com" w:date="2017-02-19T20:53:00Z">
              <w:r w:rsidDel="003321FD">
                <w:rPr>
                  <w:rFonts w:ascii="Bell MT" w:eastAsia="Bell MT" w:hAnsi="Bell MT" w:cs="Bell MT"/>
                  <w:b w:val="0"/>
                </w:rPr>
                <w:delText xml:space="preserve">No </w:delText>
              </w:r>
            </w:del>
          </w:p>
        </w:tc>
      </w:tr>
      <w:tr w:rsidR="007A00CE" w:rsidDel="003321FD" w14:paraId="712C6CFA" w14:textId="3BBDF20B">
        <w:trPr>
          <w:trHeight w:val="313"/>
          <w:del w:id="2904" w:author="spencer.swartz@gmail.com" w:date="2017-02-19T20:53:00Z"/>
        </w:trPr>
        <w:tc>
          <w:tcPr>
            <w:tcW w:w="0" w:type="auto"/>
            <w:vMerge/>
            <w:tcBorders>
              <w:top w:val="nil"/>
              <w:left w:val="single" w:sz="6" w:space="0" w:color="9A9A9A"/>
              <w:bottom w:val="single" w:sz="4" w:space="0" w:color="9A9A9A"/>
              <w:right w:val="nil"/>
            </w:tcBorders>
          </w:tcPr>
          <w:p w14:paraId="17737682" w14:textId="7797DA55" w:rsidR="007A00CE" w:rsidDel="003321FD" w:rsidRDefault="007A00CE">
            <w:pPr>
              <w:pStyle w:val="Heading1"/>
              <w:ind w:left="2054" w:right="1382" w:hanging="332"/>
              <w:rPr>
                <w:del w:id="2905" w:author="spencer.swartz@gmail.com" w:date="2017-02-19T20:53:00Z"/>
              </w:rPr>
              <w:pPrChange w:id="2906" w:author="spencer.swartz@gmail.com" w:date="2017-02-19T20:53:00Z">
                <w:pPr>
                  <w:spacing w:after="160" w:line="259" w:lineRule="auto"/>
                  <w:ind w:left="0" w:firstLine="0"/>
                </w:pPr>
              </w:pPrChange>
            </w:pPr>
          </w:p>
        </w:tc>
        <w:tc>
          <w:tcPr>
            <w:tcW w:w="768" w:type="dxa"/>
            <w:tcBorders>
              <w:top w:val="single" w:sz="12" w:space="0" w:color="000000"/>
              <w:left w:val="nil"/>
              <w:bottom w:val="single" w:sz="4" w:space="0" w:color="9A9A9A"/>
              <w:right w:val="nil"/>
            </w:tcBorders>
          </w:tcPr>
          <w:p w14:paraId="43961937" w14:textId="423937F0" w:rsidR="007A00CE" w:rsidDel="003321FD" w:rsidRDefault="00EF104A">
            <w:pPr>
              <w:pStyle w:val="Heading1"/>
              <w:ind w:left="2054" w:right="1382" w:hanging="332"/>
              <w:rPr>
                <w:del w:id="2907" w:author="spencer.swartz@gmail.com" w:date="2017-02-19T20:53:00Z"/>
              </w:rPr>
              <w:pPrChange w:id="2908" w:author="spencer.swartz@gmail.com" w:date="2017-02-19T20:53:00Z">
                <w:pPr>
                  <w:spacing w:after="0" w:line="259" w:lineRule="auto"/>
                  <w:ind w:left="90" w:firstLine="0"/>
                </w:pPr>
              </w:pPrChange>
            </w:pPr>
            <w:del w:id="2909"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553" w:type="dxa"/>
            <w:tcBorders>
              <w:top w:val="single" w:sz="12" w:space="0" w:color="000000"/>
              <w:left w:val="nil"/>
              <w:bottom w:val="single" w:sz="4" w:space="0" w:color="9A9A9A"/>
              <w:right w:val="nil"/>
            </w:tcBorders>
          </w:tcPr>
          <w:p w14:paraId="70523176" w14:textId="2823D120" w:rsidR="007A00CE" w:rsidDel="003321FD" w:rsidRDefault="007A00CE">
            <w:pPr>
              <w:pStyle w:val="Heading1"/>
              <w:ind w:left="2054" w:right="1382" w:hanging="332"/>
              <w:rPr>
                <w:del w:id="2910" w:author="spencer.swartz@gmail.com" w:date="2017-02-19T20:53:00Z"/>
              </w:rPr>
              <w:pPrChange w:id="2911" w:author="spencer.swartz@gmail.com" w:date="2017-02-19T20:53:00Z">
                <w:pPr>
                  <w:spacing w:after="160" w:line="259" w:lineRule="auto"/>
                  <w:ind w:left="0" w:firstLine="0"/>
                </w:pPr>
              </w:pPrChange>
            </w:pPr>
          </w:p>
        </w:tc>
        <w:tc>
          <w:tcPr>
            <w:tcW w:w="1075" w:type="dxa"/>
            <w:tcBorders>
              <w:top w:val="single" w:sz="12" w:space="0" w:color="000000"/>
              <w:left w:val="nil"/>
              <w:bottom w:val="single" w:sz="4" w:space="0" w:color="9A9A9A"/>
              <w:right w:val="single" w:sz="6" w:space="0" w:color="9A9A9A"/>
            </w:tcBorders>
          </w:tcPr>
          <w:p w14:paraId="1C407DF2" w14:textId="744FFD86" w:rsidR="007A00CE" w:rsidDel="003321FD" w:rsidRDefault="00EF104A">
            <w:pPr>
              <w:pStyle w:val="Heading1"/>
              <w:ind w:left="2054" w:right="1382" w:hanging="332"/>
              <w:rPr>
                <w:del w:id="2912" w:author="spencer.swartz@gmail.com" w:date="2017-02-19T20:53:00Z"/>
              </w:rPr>
              <w:pPrChange w:id="2913" w:author="spencer.swartz@gmail.com" w:date="2017-02-19T20:53:00Z">
                <w:pPr>
                  <w:spacing w:after="0" w:line="259" w:lineRule="auto"/>
                  <w:ind w:left="0" w:firstLine="0"/>
                </w:pPr>
              </w:pPrChange>
            </w:pPr>
            <w:del w:id="2914"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E2C11A9" w14:textId="7775527E">
        <w:trPr>
          <w:trHeight w:val="817"/>
          <w:del w:id="2915" w:author="spencer.swartz@gmail.com" w:date="2017-02-19T20:53:00Z"/>
        </w:trPr>
        <w:tc>
          <w:tcPr>
            <w:tcW w:w="6560" w:type="dxa"/>
            <w:tcBorders>
              <w:top w:val="single" w:sz="4" w:space="0" w:color="9A9A9A"/>
              <w:left w:val="single" w:sz="6" w:space="0" w:color="9A9A9A"/>
              <w:bottom w:val="single" w:sz="4" w:space="0" w:color="9A9A9A"/>
              <w:right w:val="nil"/>
            </w:tcBorders>
          </w:tcPr>
          <w:p w14:paraId="505D9846" w14:textId="2DAEAADF" w:rsidR="007A00CE" w:rsidDel="003321FD" w:rsidRDefault="00EF104A">
            <w:pPr>
              <w:pStyle w:val="Heading1"/>
              <w:ind w:left="2054" w:right="1382" w:hanging="332"/>
              <w:rPr>
                <w:del w:id="2916" w:author="spencer.swartz@gmail.com" w:date="2017-02-19T20:53:00Z"/>
              </w:rPr>
              <w:pPrChange w:id="2917" w:author="spencer.swartz@gmail.com" w:date="2017-02-19T20:53:00Z">
                <w:pPr>
                  <w:numPr>
                    <w:numId w:val="20"/>
                  </w:numPr>
                  <w:spacing w:after="60" w:line="259" w:lineRule="auto"/>
                  <w:ind w:left="873" w:hanging="360"/>
                </w:pPr>
              </w:pPrChange>
            </w:pPr>
            <w:del w:id="2918" w:author="spencer.swartz@gmail.com" w:date="2017-02-19T20:53:00Z">
              <w:r w:rsidDel="003321FD">
                <w:rPr>
                  <w:rFonts w:ascii="Bell MT" w:eastAsia="Bell MT" w:hAnsi="Bell MT" w:cs="Bell MT"/>
                </w:rPr>
                <w:delText xml:space="preserve">Is there running water?   </w:delText>
              </w:r>
            </w:del>
          </w:p>
          <w:p w14:paraId="31A78D2C" w14:textId="24E2B459" w:rsidR="007A00CE" w:rsidDel="003321FD" w:rsidRDefault="00EF104A">
            <w:pPr>
              <w:pStyle w:val="Heading1"/>
              <w:ind w:left="2054" w:right="1382" w:hanging="332"/>
              <w:rPr>
                <w:del w:id="2919" w:author="spencer.swartz@gmail.com" w:date="2017-02-19T20:53:00Z"/>
              </w:rPr>
              <w:pPrChange w:id="2920" w:author="spencer.swartz@gmail.com" w:date="2017-02-19T20:53:00Z">
                <w:pPr>
                  <w:numPr>
                    <w:numId w:val="20"/>
                  </w:numPr>
                  <w:spacing w:after="0" w:line="259" w:lineRule="auto"/>
                  <w:ind w:left="873" w:hanging="360"/>
                </w:pPr>
              </w:pPrChange>
            </w:pPr>
            <w:del w:id="2921" w:author="spencer.swartz@gmail.com" w:date="2017-02-19T20:53:00Z">
              <w:r w:rsidDel="003321FD">
                <w:rPr>
                  <w:rFonts w:ascii="Bell MT" w:eastAsia="Bell MT" w:hAnsi="Bell MT" w:cs="Bell MT"/>
                </w:rPr>
                <w:delText xml:space="preserve">If yes:   Interrupted   /   Uninterrupted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del>
          </w:p>
        </w:tc>
        <w:tc>
          <w:tcPr>
            <w:tcW w:w="768" w:type="dxa"/>
            <w:tcBorders>
              <w:top w:val="single" w:sz="4" w:space="0" w:color="9A9A9A"/>
              <w:left w:val="nil"/>
              <w:bottom w:val="single" w:sz="4" w:space="0" w:color="9A9A9A"/>
              <w:right w:val="nil"/>
            </w:tcBorders>
          </w:tcPr>
          <w:p w14:paraId="03DF9F5D" w14:textId="069BF7E0" w:rsidR="007A00CE" w:rsidDel="003321FD" w:rsidRDefault="00EF104A">
            <w:pPr>
              <w:pStyle w:val="Heading1"/>
              <w:ind w:left="2054" w:right="1382" w:hanging="332"/>
              <w:rPr>
                <w:del w:id="2922" w:author="spencer.swartz@gmail.com" w:date="2017-02-19T20:53:00Z"/>
              </w:rPr>
              <w:pPrChange w:id="2923" w:author="spencer.swartz@gmail.com" w:date="2017-02-19T20:53:00Z">
                <w:pPr>
                  <w:spacing w:after="0" w:line="259" w:lineRule="auto"/>
                  <w:ind w:left="90" w:firstLine="0"/>
                </w:pPr>
              </w:pPrChange>
            </w:pPr>
            <w:del w:id="2924"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p w14:paraId="34F1661D" w14:textId="789C1796" w:rsidR="007A00CE" w:rsidDel="003321FD" w:rsidRDefault="00EF104A">
            <w:pPr>
              <w:pStyle w:val="Heading1"/>
              <w:ind w:left="2054" w:right="1382" w:hanging="332"/>
              <w:rPr>
                <w:del w:id="2925" w:author="spencer.swartz@gmail.com" w:date="2017-02-19T20:53:00Z"/>
              </w:rPr>
              <w:pPrChange w:id="2926" w:author="spencer.swartz@gmail.com" w:date="2017-02-19T20:53:00Z">
                <w:pPr>
                  <w:spacing w:after="0" w:line="259" w:lineRule="auto"/>
                  <w:ind w:left="90" w:firstLine="0"/>
                </w:pPr>
              </w:pPrChange>
            </w:pPr>
            <w:del w:id="2927" w:author="spencer.swartz@gmail.com" w:date="2017-02-19T20:53:00Z">
              <w:r w:rsidDel="003321FD">
                <w:rPr>
                  <w:rFonts w:ascii="Bell MT" w:eastAsia="Bell MT" w:hAnsi="Bell MT" w:cs="Bell MT"/>
                </w:rPr>
                <w:delText xml:space="preserve"> </w:delText>
              </w:r>
            </w:del>
          </w:p>
        </w:tc>
        <w:tc>
          <w:tcPr>
            <w:tcW w:w="553" w:type="dxa"/>
            <w:tcBorders>
              <w:top w:val="single" w:sz="4" w:space="0" w:color="9A9A9A"/>
              <w:left w:val="nil"/>
              <w:bottom w:val="single" w:sz="4" w:space="0" w:color="9A9A9A"/>
              <w:right w:val="nil"/>
            </w:tcBorders>
          </w:tcPr>
          <w:p w14:paraId="2BE72A46" w14:textId="1741DA0B" w:rsidR="007A00CE" w:rsidDel="003321FD" w:rsidRDefault="007A00CE">
            <w:pPr>
              <w:pStyle w:val="Heading1"/>
              <w:ind w:left="2054" w:right="1382" w:hanging="332"/>
              <w:rPr>
                <w:del w:id="2928" w:author="spencer.swartz@gmail.com" w:date="2017-02-19T20:53:00Z"/>
              </w:rPr>
              <w:pPrChange w:id="2929" w:author="spencer.swartz@gmail.com" w:date="2017-02-19T20:53:00Z">
                <w:pPr>
                  <w:spacing w:after="160" w:line="259" w:lineRule="auto"/>
                  <w:ind w:left="0" w:firstLine="0"/>
                </w:pPr>
              </w:pPrChange>
            </w:pPr>
          </w:p>
        </w:tc>
        <w:tc>
          <w:tcPr>
            <w:tcW w:w="1075" w:type="dxa"/>
            <w:tcBorders>
              <w:top w:val="single" w:sz="4" w:space="0" w:color="9A9A9A"/>
              <w:left w:val="nil"/>
              <w:bottom w:val="single" w:sz="4" w:space="0" w:color="9A9A9A"/>
              <w:right w:val="single" w:sz="6" w:space="0" w:color="9A9A9A"/>
            </w:tcBorders>
          </w:tcPr>
          <w:p w14:paraId="5E4D7AB2" w14:textId="60B00DBA" w:rsidR="007A00CE" w:rsidDel="003321FD" w:rsidRDefault="00EF104A">
            <w:pPr>
              <w:pStyle w:val="Heading1"/>
              <w:ind w:left="2054" w:right="1382" w:hanging="332"/>
              <w:rPr>
                <w:del w:id="2930" w:author="spencer.swartz@gmail.com" w:date="2017-02-19T20:53:00Z"/>
              </w:rPr>
              <w:pPrChange w:id="2931" w:author="spencer.swartz@gmail.com" w:date="2017-02-19T20:53:00Z">
                <w:pPr>
                  <w:spacing w:after="0" w:line="259" w:lineRule="auto"/>
                  <w:ind w:left="0" w:firstLine="0"/>
                </w:pPr>
              </w:pPrChange>
            </w:pPr>
            <w:del w:id="2932"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p w14:paraId="5D68F280" w14:textId="1D0582BD" w:rsidR="007A00CE" w:rsidDel="003321FD" w:rsidRDefault="00EF104A">
            <w:pPr>
              <w:pStyle w:val="Heading1"/>
              <w:ind w:left="2054" w:right="1382" w:hanging="332"/>
              <w:rPr>
                <w:del w:id="2933" w:author="spencer.swartz@gmail.com" w:date="2017-02-19T20:53:00Z"/>
              </w:rPr>
              <w:pPrChange w:id="2934" w:author="spencer.swartz@gmail.com" w:date="2017-02-19T20:53:00Z">
                <w:pPr>
                  <w:spacing w:after="0" w:line="259" w:lineRule="auto"/>
                  <w:ind w:left="0" w:firstLine="0"/>
                </w:pPr>
              </w:pPrChange>
            </w:pPr>
            <w:del w:id="2935" w:author="spencer.swartz@gmail.com" w:date="2017-02-19T20:53:00Z">
              <w:r w:rsidDel="003321FD">
                <w:rPr>
                  <w:rFonts w:ascii="Bell MT" w:eastAsia="Bell MT" w:hAnsi="Bell MT" w:cs="Bell MT"/>
                </w:rPr>
                <w:delText xml:space="preserve"> </w:delText>
              </w:r>
            </w:del>
          </w:p>
        </w:tc>
      </w:tr>
      <w:tr w:rsidR="007A00CE" w:rsidDel="003321FD" w14:paraId="10621CD6" w14:textId="3B729E81">
        <w:trPr>
          <w:trHeight w:val="820"/>
          <w:del w:id="2936" w:author="spencer.swartz@gmail.com" w:date="2017-02-19T20:53:00Z"/>
        </w:trPr>
        <w:tc>
          <w:tcPr>
            <w:tcW w:w="6560" w:type="dxa"/>
            <w:tcBorders>
              <w:top w:val="single" w:sz="4" w:space="0" w:color="9A9A9A"/>
              <w:left w:val="single" w:sz="6" w:space="0" w:color="9A9A9A"/>
              <w:bottom w:val="single" w:sz="6" w:space="0" w:color="9A9A9A"/>
              <w:right w:val="nil"/>
            </w:tcBorders>
          </w:tcPr>
          <w:p w14:paraId="1BAE4F39" w14:textId="43BE16A4" w:rsidR="007A00CE" w:rsidDel="003321FD" w:rsidRDefault="00EF104A">
            <w:pPr>
              <w:pStyle w:val="Heading1"/>
              <w:ind w:left="2054" w:right="1382" w:hanging="332"/>
              <w:rPr>
                <w:del w:id="2937" w:author="spencer.swartz@gmail.com" w:date="2017-02-19T20:53:00Z"/>
              </w:rPr>
              <w:pPrChange w:id="2938" w:author="spencer.swartz@gmail.com" w:date="2017-02-19T20:53:00Z">
                <w:pPr>
                  <w:numPr>
                    <w:numId w:val="21"/>
                  </w:numPr>
                  <w:spacing w:after="60" w:line="259" w:lineRule="auto"/>
                  <w:ind w:left="513" w:firstLine="0"/>
                </w:pPr>
              </w:pPrChange>
            </w:pPr>
            <w:del w:id="2939" w:author="spencer.swartz@gmail.com" w:date="2017-02-19T20:53:00Z">
              <w:r w:rsidDel="003321FD">
                <w:rPr>
                  <w:rFonts w:ascii="Bell MT" w:eastAsia="Bell MT" w:hAnsi="Bell MT" w:cs="Bell MT"/>
                </w:rPr>
                <w:delText xml:space="preserve">Is there an electricity source?   </w:delText>
              </w:r>
            </w:del>
          </w:p>
          <w:p w14:paraId="0921F47C" w14:textId="256088E5" w:rsidR="007A00CE" w:rsidDel="003321FD" w:rsidRDefault="00EF104A">
            <w:pPr>
              <w:pStyle w:val="Heading1"/>
              <w:ind w:left="2054" w:right="1382" w:hanging="332"/>
              <w:rPr>
                <w:del w:id="2940" w:author="spencer.swartz@gmail.com" w:date="2017-02-19T20:53:00Z"/>
              </w:rPr>
              <w:pPrChange w:id="2941" w:author="spencer.swartz@gmail.com" w:date="2017-02-19T20:53:00Z">
                <w:pPr>
                  <w:numPr>
                    <w:numId w:val="21"/>
                  </w:numPr>
                  <w:spacing w:after="0" w:line="259" w:lineRule="auto"/>
                  <w:ind w:left="513" w:firstLine="0"/>
                </w:pPr>
              </w:pPrChange>
            </w:pPr>
            <w:del w:id="2942" w:author="spencer.swartz@gmail.com" w:date="2017-02-19T20:53:00Z">
              <w:r w:rsidDel="003321FD">
                <w:rPr>
                  <w:rFonts w:ascii="Bell MT" w:eastAsia="Bell MT" w:hAnsi="Bell MT" w:cs="Bell MT"/>
                </w:rPr>
                <w:delText xml:space="preserve">If yes:   Interrupted   /   Uninterrupted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del>
          </w:p>
        </w:tc>
        <w:tc>
          <w:tcPr>
            <w:tcW w:w="768" w:type="dxa"/>
            <w:tcBorders>
              <w:top w:val="single" w:sz="4" w:space="0" w:color="9A9A9A"/>
              <w:left w:val="nil"/>
              <w:bottom w:val="single" w:sz="6" w:space="0" w:color="9A9A9A"/>
              <w:right w:val="nil"/>
            </w:tcBorders>
          </w:tcPr>
          <w:p w14:paraId="76ACE40D" w14:textId="6F418A42" w:rsidR="007A00CE" w:rsidDel="003321FD" w:rsidRDefault="00EF104A">
            <w:pPr>
              <w:pStyle w:val="Heading1"/>
              <w:ind w:left="2054" w:right="1382" w:hanging="332"/>
              <w:rPr>
                <w:del w:id="2943" w:author="spencer.swartz@gmail.com" w:date="2017-02-19T20:53:00Z"/>
              </w:rPr>
              <w:pPrChange w:id="2944" w:author="spencer.swartz@gmail.com" w:date="2017-02-19T20:53:00Z">
                <w:pPr>
                  <w:spacing w:after="0" w:line="259" w:lineRule="auto"/>
                  <w:ind w:left="90" w:firstLine="0"/>
                </w:pPr>
              </w:pPrChange>
            </w:pPr>
            <w:del w:id="294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p w14:paraId="61B5D0F7" w14:textId="085809B5" w:rsidR="007A00CE" w:rsidDel="003321FD" w:rsidRDefault="00EF104A">
            <w:pPr>
              <w:pStyle w:val="Heading1"/>
              <w:ind w:left="2054" w:right="1382" w:hanging="332"/>
              <w:rPr>
                <w:del w:id="2946" w:author="spencer.swartz@gmail.com" w:date="2017-02-19T20:53:00Z"/>
              </w:rPr>
              <w:pPrChange w:id="2947" w:author="spencer.swartz@gmail.com" w:date="2017-02-19T20:53:00Z">
                <w:pPr>
                  <w:spacing w:after="0" w:line="259" w:lineRule="auto"/>
                  <w:ind w:left="90" w:firstLine="0"/>
                </w:pPr>
              </w:pPrChange>
            </w:pPr>
            <w:del w:id="2948" w:author="spencer.swartz@gmail.com" w:date="2017-02-19T20:53:00Z">
              <w:r w:rsidDel="003321FD">
                <w:rPr>
                  <w:rFonts w:ascii="Bell MT" w:eastAsia="Bell MT" w:hAnsi="Bell MT" w:cs="Bell MT"/>
                </w:rPr>
                <w:delText xml:space="preserve"> </w:delText>
              </w:r>
            </w:del>
          </w:p>
        </w:tc>
        <w:tc>
          <w:tcPr>
            <w:tcW w:w="553" w:type="dxa"/>
            <w:tcBorders>
              <w:top w:val="single" w:sz="4" w:space="0" w:color="9A9A9A"/>
              <w:left w:val="nil"/>
              <w:bottom w:val="single" w:sz="6" w:space="0" w:color="9A9A9A"/>
              <w:right w:val="nil"/>
            </w:tcBorders>
          </w:tcPr>
          <w:p w14:paraId="171E7285" w14:textId="34791C5A" w:rsidR="007A00CE" w:rsidDel="003321FD" w:rsidRDefault="007A00CE">
            <w:pPr>
              <w:pStyle w:val="Heading1"/>
              <w:ind w:left="2054" w:right="1382" w:hanging="332"/>
              <w:rPr>
                <w:del w:id="2949" w:author="spencer.swartz@gmail.com" w:date="2017-02-19T20:53:00Z"/>
              </w:rPr>
              <w:pPrChange w:id="2950" w:author="spencer.swartz@gmail.com" w:date="2017-02-19T20:53:00Z">
                <w:pPr>
                  <w:spacing w:after="160" w:line="259" w:lineRule="auto"/>
                  <w:ind w:left="0" w:firstLine="0"/>
                </w:pPr>
              </w:pPrChange>
            </w:pPr>
          </w:p>
        </w:tc>
        <w:tc>
          <w:tcPr>
            <w:tcW w:w="1075" w:type="dxa"/>
            <w:tcBorders>
              <w:top w:val="single" w:sz="4" w:space="0" w:color="9A9A9A"/>
              <w:left w:val="nil"/>
              <w:bottom w:val="single" w:sz="6" w:space="0" w:color="9A9A9A"/>
              <w:right w:val="single" w:sz="6" w:space="0" w:color="9A9A9A"/>
            </w:tcBorders>
          </w:tcPr>
          <w:p w14:paraId="061C032E" w14:textId="697F07E7" w:rsidR="007A00CE" w:rsidDel="003321FD" w:rsidRDefault="00EF104A">
            <w:pPr>
              <w:pStyle w:val="Heading1"/>
              <w:ind w:left="2054" w:right="1382" w:hanging="332"/>
              <w:rPr>
                <w:del w:id="2951" w:author="spencer.swartz@gmail.com" w:date="2017-02-19T20:53:00Z"/>
              </w:rPr>
              <w:pPrChange w:id="2952" w:author="spencer.swartz@gmail.com" w:date="2017-02-19T20:53:00Z">
                <w:pPr>
                  <w:spacing w:after="0" w:line="259" w:lineRule="auto"/>
                  <w:ind w:left="0" w:firstLine="0"/>
                </w:pPr>
              </w:pPrChange>
            </w:pPr>
            <w:del w:id="2953"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p w14:paraId="7BB2AB49" w14:textId="6055177A" w:rsidR="007A00CE" w:rsidDel="003321FD" w:rsidRDefault="00EF104A">
            <w:pPr>
              <w:pStyle w:val="Heading1"/>
              <w:ind w:left="2054" w:right="1382" w:hanging="332"/>
              <w:rPr>
                <w:del w:id="2954" w:author="spencer.swartz@gmail.com" w:date="2017-02-19T20:53:00Z"/>
              </w:rPr>
              <w:pPrChange w:id="2955" w:author="spencer.swartz@gmail.com" w:date="2017-02-19T20:53:00Z">
                <w:pPr>
                  <w:spacing w:after="0" w:line="259" w:lineRule="auto"/>
                  <w:ind w:left="0" w:firstLine="0"/>
                </w:pPr>
              </w:pPrChange>
            </w:pPr>
            <w:del w:id="2956" w:author="spencer.swartz@gmail.com" w:date="2017-02-19T20:53:00Z">
              <w:r w:rsidDel="003321FD">
                <w:rPr>
                  <w:rFonts w:ascii="Bell MT" w:eastAsia="Bell MT" w:hAnsi="Bell MT" w:cs="Bell MT"/>
                </w:rPr>
                <w:delText xml:space="preserve"> </w:delText>
              </w:r>
            </w:del>
          </w:p>
        </w:tc>
      </w:tr>
    </w:tbl>
    <w:p w14:paraId="1EF90766" w14:textId="681D2869" w:rsidR="007A00CE" w:rsidDel="003321FD" w:rsidRDefault="00EF104A">
      <w:pPr>
        <w:pStyle w:val="Heading1"/>
        <w:ind w:left="2054" w:right="1382" w:hanging="332"/>
        <w:rPr>
          <w:del w:id="2957" w:author="spencer.swartz@gmail.com" w:date="2017-02-19T20:53:00Z"/>
        </w:rPr>
        <w:pPrChange w:id="2958" w:author="spencer.swartz@gmail.com" w:date="2017-02-19T20:53:00Z">
          <w:pPr>
            <w:spacing w:after="123" w:line="259" w:lineRule="auto"/>
            <w:ind w:left="382" w:firstLine="0"/>
          </w:pPr>
        </w:pPrChange>
      </w:pPr>
      <w:del w:id="2959" w:author="spencer.swartz@gmail.com" w:date="2017-02-19T20:53:00Z">
        <w:r w:rsidDel="003321FD">
          <w:rPr>
            <w:rFonts w:ascii="Bell MT" w:eastAsia="Bell MT" w:hAnsi="Bell MT" w:cs="Bell MT"/>
            <w:sz w:val="10"/>
          </w:rPr>
          <w:delText xml:space="preserve"> </w:delText>
        </w:r>
      </w:del>
    </w:p>
    <w:p w14:paraId="529D9CBC" w14:textId="505E5B5F" w:rsidR="007A00CE" w:rsidDel="003321FD" w:rsidRDefault="00EF104A">
      <w:pPr>
        <w:pStyle w:val="Heading1"/>
        <w:ind w:left="2054" w:right="1382" w:hanging="332"/>
        <w:rPr>
          <w:del w:id="2960" w:author="spencer.swartz@gmail.com" w:date="2017-02-19T20:53:00Z"/>
        </w:rPr>
        <w:pPrChange w:id="2961" w:author="spencer.swartz@gmail.com" w:date="2017-02-19T20:53:00Z">
          <w:pPr>
            <w:spacing w:after="44" w:line="259" w:lineRule="auto"/>
            <w:ind w:left="22" w:firstLine="0"/>
          </w:pPr>
        </w:pPrChange>
      </w:pPr>
      <w:del w:id="2962" w:author="spencer.swartz@gmail.com" w:date="2017-02-19T20:53:00Z">
        <w:r w:rsidDel="003321FD">
          <w:rPr>
            <w:rFonts w:ascii="Bell MT" w:eastAsia="Bell MT" w:hAnsi="Bell MT" w:cs="Bell MT"/>
          </w:rPr>
          <w:delText xml:space="preserve"> </w:delText>
        </w:r>
      </w:del>
    </w:p>
    <w:p w14:paraId="0392B97C" w14:textId="2F004363" w:rsidR="007A00CE" w:rsidDel="003321FD" w:rsidRDefault="00EF104A">
      <w:pPr>
        <w:pStyle w:val="Heading1"/>
        <w:ind w:left="2054" w:right="1382" w:hanging="332"/>
        <w:rPr>
          <w:del w:id="2963" w:author="spencer.swartz@gmail.com" w:date="2017-02-19T20:53:00Z"/>
        </w:rPr>
        <w:pPrChange w:id="2964" w:author="spencer.swartz@gmail.com" w:date="2017-02-19T20:53:00Z">
          <w:pPr>
            <w:numPr>
              <w:numId w:val="16"/>
            </w:numPr>
            <w:spacing w:after="47" w:line="259" w:lineRule="auto"/>
            <w:ind w:left="367" w:right="1337" w:hanging="360"/>
          </w:pPr>
        </w:pPrChange>
      </w:pPr>
      <w:del w:id="2965" w:author="spencer.swartz@gmail.com" w:date="2017-02-19T20:53:00Z">
        <w:r w:rsidDel="003321FD">
          <w:rPr>
            <w:rFonts w:ascii="Bell MT" w:eastAsia="Bell MT" w:hAnsi="Bell MT" w:cs="Bell MT"/>
          </w:rPr>
          <w:delText xml:space="preserve">Equipment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r>
        <w:r w:rsidDel="003321FD">
          <w:rPr>
            <w:rFonts w:ascii="Bell MT" w:eastAsia="Bell MT" w:hAnsi="Bell MT" w:cs="Bell MT"/>
            <w:b w:val="0"/>
            <w:u w:val="single" w:color="000000"/>
          </w:rPr>
          <w:delText>Yes</w:delText>
        </w:r>
        <w:r w:rsidDel="003321FD">
          <w:rPr>
            <w:rFonts w:ascii="Bell MT" w:eastAsia="Bell MT" w:hAnsi="Bell MT" w:cs="Bell MT"/>
            <w:b w:val="0"/>
          </w:rPr>
          <w:delText xml:space="preserve"> </w:delText>
        </w:r>
        <w:r w:rsidDel="003321FD">
          <w:rPr>
            <w:rFonts w:ascii="Bell MT" w:eastAsia="Bell MT" w:hAnsi="Bell MT" w:cs="Bell MT"/>
            <w:b w:val="0"/>
          </w:rPr>
          <w:tab/>
          <w:delText xml:space="preserve">      </w:delText>
        </w:r>
        <w:r w:rsidDel="003321FD">
          <w:rPr>
            <w:rFonts w:ascii="Bell MT" w:eastAsia="Bell MT" w:hAnsi="Bell MT" w:cs="Bell MT"/>
            <w:b w:val="0"/>
            <w:u w:val="single" w:color="000000"/>
          </w:rPr>
          <w:delText>No</w:delText>
        </w:r>
        <w:r w:rsidDel="003321FD">
          <w:rPr>
            <w:rFonts w:ascii="Bell MT" w:eastAsia="Bell MT" w:hAnsi="Bell MT" w:cs="Bell MT"/>
          </w:rPr>
          <w:delText xml:space="preserve"> </w:delText>
        </w:r>
      </w:del>
    </w:p>
    <w:p w14:paraId="2EE26DB7" w14:textId="2025833A" w:rsidR="007A00CE" w:rsidDel="003321FD" w:rsidRDefault="00EF104A">
      <w:pPr>
        <w:pStyle w:val="Heading1"/>
        <w:ind w:left="2054" w:right="1382" w:hanging="332"/>
        <w:rPr>
          <w:del w:id="2966" w:author="spencer.swartz@gmail.com" w:date="2017-02-19T20:53:00Z"/>
        </w:rPr>
        <w:pPrChange w:id="2967" w:author="spencer.swartz@gmail.com" w:date="2017-02-19T20:53:00Z">
          <w:pPr>
            <w:numPr>
              <w:numId w:val="17"/>
            </w:numPr>
            <w:spacing w:after="47" w:line="259" w:lineRule="auto"/>
            <w:ind w:left="367" w:right="1337" w:hanging="360"/>
          </w:pPr>
        </w:pPrChange>
      </w:pPr>
      <w:del w:id="2968" w:author="spencer.swartz@gmail.com" w:date="2017-02-19T20:53:00Z">
        <w:r w:rsidDel="003321FD">
          <w:rPr>
            <w:rFonts w:ascii="Bell MT" w:eastAsia="Bell MT" w:hAnsi="Bell MT" w:cs="Bell MT"/>
          </w:rPr>
          <w:delText xml:space="preserve">Is a list of essential emergency care equipment available?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del>
    </w:p>
    <w:p w14:paraId="3F97CAA4" w14:textId="4FC3C3A9" w:rsidR="007A00CE" w:rsidDel="003321FD" w:rsidRDefault="00EF104A">
      <w:pPr>
        <w:pStyle w:val="Heading1"/>
        <w:ind w:left="2054" w:right="1382" w:hanging="332"/>
        <w:rPr>
          <w:del w:id="2969" w:author="spencer.swartz@gmail.com" w:date="2017-02-19T20:53:00Z"/>
        </w:rPr>
        <w:pPrChange w:id="2970" w:author="spencer.swartz@gmail.com" w:date="2017-02-19T20:53:00Z">
          <w:pPr>
            <w:numPr>
              <w:numId w:val="17"/>
            </w:numPr>
            <w:spacing w:after="47" w:line="259" w:lineRule="auto"/>
            <w:ind w:left="367" w:right="1337" w:hanging="360"/>
          </w:pPr>
        </w:pPrChange>
      </w:pPr>
      <w:del w:id="2971" w:author="spencer.swartz@gmail.com" w:date="2017-02-19T20:53:00Z">
        <w:r w:rsidDel="003321FD">
          <w:rPr>
            <w:rFonts w:ascii="Bell MT" w:eastAsia="Bell MT" w:hAnsi="Bell MT" w:cs="Bell MT"/>
          </w:rPr>
          <w:delText xml:space="preserve">Is following available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del>
    </w:p>
    <w:p w14:paraId="3D45C228" w14:textId="17EC557D" w:rsidR="007A00CE" w:rsidDel="003321FD" w:rsidRDefault="00EF104A">
      <w:pPr>
        <w:pStyle w:val="Heading1"/>
        <w:ind w:left="2054" w:right="1382" w:hanging="332"/>
        <w:rPr>
          <w:del w:id="2972" w:author="spencer.swartz@gmail.com" w:date="2017-02-19T20:53:00Z"/>
        </w:rPr>
        <w:pPrChange w:id="2973" w:author="spencer.swartz@gmail.com" w:date="2017-02-19T20:53:00Z">
          <w:pPr>
            <w:numPr>
              <w:numId w:val="18"/>
            </w:numPr>
            <w:spacing w:after="47" w:line="259" w:lineRule="auto"/>
            <w:ind w:left="367" w:right="1337" w:hanging="360"/>
          </w:pPr>
        </w:pPrChange>
      </w:pPr>
      <w:del w:id="2974" w:author="spencer.swartz@gmail.com" w:date="2017-02-19T20:53:00Z">
        <w:r w:rsidDel="003321FD">
          <w:rPr>
            <w:rFonts w:ascii="Bell MT" w:eastAsia="Bell MT" w:hAnsi="Bell MT" w:cs="Bell MT"/>
          </w:rPr>
          <w:delText xml:space="preserve">Oxygen Cylinder: Interrupted /Uninterrupted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del>
    </w:p>
    <w:p w14:paraId="3836446F" w14:textId="41287D0A" w:rsidR="007A00CE" w:rsidDel="003321FD" w:rsidRDefault="00EF104A">
      <w:pPr>
        <w:pStyle w:val="Heading1"/>
        <w:ind w:left="2054" w:right="1382" w:hanging="332"/>
        <w:rPr>
          <w:del w:id="2975" w:author="spencer.swartz@gmail.com" w:date="2017-02-19T20:53:00Z"/>
        </w:rPr>
        <w:pPrChange w:id="2976" w:author="spencer.swartz@gmail.com" w:date="2017-02-19T20:53:00Z">
          <w:pPr>
            <w:numPr>
              <w:numId w:val="18"/>
            </w:numPr>
            <w:spacing w:after="47" w:line="259" w:lineRule="auto"/>
            <w:ind w:left="367" w:right="1337" w:hanging="360"/>
          </w:pPr>
        </w:pPrChange>
      </w:pPr>
      <w:del w:id="2977" w:author="spencer.swartz@gmail.com" w:date="2017-02-19T20:53:00Z">
        <w:r w:rsidDel="003321FD">
          <w:rPr>
            <w:rFonts w:ascii="Bell MT" w:eastAsia="Bell MT" w:hAnsi="Bell MT" w:cs="Bell MT"/>
          </w:rPr>
          <w:delText xml:space="preserve">Oxygen Concentrator: Interrupted /Uninterrupted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Arial" w:eastAsia="Arial" w:hAnsi="Arial" w:cs="Arial"/>
          </w:rPr>
          <w:delText xml:space="preserve"> </w:delText>
        </w:r>
        <w:r w:rsidDel="003321FD">
          <w:rPr>
            <w:rFonts w:ascii="Arial" w:eastAsia="Arial" w:hAnsi="Arial" w:cs="Arial"/>
          </w:rPr>
          <w:tab/>
        </w:r>
        <w:r w:rsidDel="003321FD">
          <w:rPr>
            <w:rFonts w:ascii="Bell MT" w:eastAsia="Bell MT" w:hAnsi="Bell MT" w:cs="Bell MT"/>
          </w:rPr>
          <w:delText xml:space="preserve">Equipment for oxygen administration available (tubes, masks)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del>
    </w:p>
    <w:p w14:paraId="14EC303E" w14:textId="62F172DB" w:rsidR="007A00CE" w:rsidDel="003321FD" w:rsidRDefault="00EF104A">
      <w:pPr>
        <w:pStyle w:val="Heading1"/>
        <w:ind w:left="2054" w:right="1382" w:hanging="332"/>
        <w:rPr>
          <w:del w:id="2978" w:author="spencer.swartz@gmail.com" w:date="2017-02-19T20:53:00Z"/>
        </w:rPr>
        <w:pPrChange w:id="2979" w:author="spencer.swartz@gmail.com" w:date="2017-02-19T20:53:00Z">
          <w:pPr>
            <w:spacing w:after="0" w:line="259" w:lineRule="auto"/>
            <w:ind w:left="22" w:firstLine="0"/>
          </w:pPr>
        </w:pPrChange>
      </w:pPr>
      <w:del w:id="2980" w:author="spencer.swartz@gmail.com" w:date="2017-02-19T20:53:00Z">
        <w:r w:rsidDel="003321FD">
          <w:rPr>
            <w:rFonts w:ascii="Bell MT" w:eastAsia="Bell MT" w:hAnsi="Bell MT" w:cs="Bell MT"/>
          </w:rPr>
          <w:delText xml:space="preserve"> </w:delText>
        </w:r>
      </w:del>
    </w:p>
    <w:tbl>
      <w:tblPr>
        <w:tblStyle w:val="TableGrid"/>
        <w:tblW w:w="9242" w:type="dxa"/>
        <w:tblInd w:w="-86" w:type="dxa"/>
        <w:tblCellMar>
          <w:top w:w="34" w:type="dxa"/>
          <w:right w:w="68" w:type="dxa"/>
        </w:tblCellMar>
        <w:tblLook w:val="04A0" w:firstRow="1" w:lastRow="0" w:firstColumn="1" w:lastColumn="0" w:noHBand="0" w:noVBand="1"/>
      </w:tblPr>
      <w:tblGrid>
        <w:gridCol w:w="4960"/>
        <w:gridCol w:w="4449"/>
        <w:gridCol w:w="4069"/>
        <w:gridCol w:w="48"/>
        <w:gridCol w:w="3762"/>
      </w:tblGrid>
      <w:tr w:rsidR="007A00CE" w:rsidDel="003321FD" w14:paraId="16EC9C81" w14:textId="525B28ED">
        <w:trPr>
          <w:trHeight w:val="542"/>
          <w:del w:id="2981" w:author="spencer.swartz@gmail.com" w:date="2017-02-19T20:53:00Z"/>
        </w:trPr>
        <w:tc>
          <w:tcPr>
            <w:tcW w:w="5616" w:type="dxa"/>
            <w:tcBorders>
              <w:top w:val="single" w:sz="6" w:space="0" w:color="9A9A9A"/>
              <w:left w:val="single" w:sz="6" w:space="0" w:color="9A9A9A"/>
              <w:bottom w:val="single" w:sz="12" w:space="0" w:color="000000"/>
              <w:right w:val="nil"/>
            </w:tcBorders>
          </w:tcPr>
          <w:p w14:paraId="44036CCD" w14:textId="452469F0" w:rsidR="007A00CE" w:rsidDel="003321FD" w:rsidRDefault="00EF104A">
            <w:pPr>
              <w:pStyle w:val="Heading1"/>
              <w:ind w:left="2054" w:right="1382" w:hanging="332"/>
              <w:rPr>
                <w:del w:id="2982" w:author="spencer.swartz@gmail.com" w:date="2017-02-19T20:53:00Z"/>
              </w:rPr>
              <w:pPrChange w:id="2983" w:author="spencer.swartz@gmail.com" w:date="2017-02-19T20:53:00Z">
                <w:pPr>
                  <w:spacing w:after="0" w:line="259" w:lineRule="auto"/>
                  <w:ind w:left="108" w:firstLine="0"/>
                </w:pPr>
              </w:pPrChange>
            </w:pPr>
            <w:del w:id="2984" w:author="spencer.swartz@gmail.com" w:date="2017-02-19T20:53:00Z">
              <w:r w:rsidDel="003321FD">
                <w:rPr>
                  <w:rFonts w:ascii="Bell MT" w:eastAsia="Bell MT" w:hAnsi="Bell MT" w:cs="Bell MT"/>
                </w:rPr>
                <w:delText xml:space="preserve">Essential Emergency (EE) Equipment </w:delText>
              </w:r>
            </w:del>
          </w:p>
        </w:tc>
        <w:tc>
          <w:tcPr>
            <w:tcW w:w="1440" w:type="dxa"/>
            <w:tcBorders>
              <w:top w:val="single" w:sz="6" w:space="0" w:color="9A9A9A"/>
              <w:left w:val="nil"/>
              <w:bottom w:val="single" w:sz="12" w:space="0" w:color="000000"/>
              <w:right w:val="nil"/>
            </w:tcBorders>
          </w:tcPr>
          <w:p w14:paraId="5271C9BE" w14:textId="3ACBF4A8" w:rsidR="007A00CE" w:rsidDel="003321FD" w:rsidRDefault="00EF104A">
            <w:pPr>
              <w:pStyle w:val="Heading1"/>
              <w:ind w:left="2054" w:right="1382" w:hanging="332"/>
              <w:rPr>
                <w:del w:id="2985" w:author="spencer.swartz@gmail.com" w:date="2017-02-19T20:53:00Z"/>
              </w:rPr>
              <w:pPrChange w:id="2986" w:author="spencer.swartz@gmail.com" w:date="2017-02-19T20:53:00Z">
                <w:pPr>
                  <w:spacing w:after="0" w:line="259" w:lineRule="auto"/>
                  <w:ind w:left="0" w:firstLine="0"/>
                </w:pPr>
              </w:pPrChange>
            </w:pPr>
            <w:del w:id="2987" w:author="spencer.swartz@gmail.com" w:date="2017-02-19T20:53:00Z">
              <w:r w:rsidDel="003321FD">
                <w:rPr>
                  <w:rFonts w:ascii="Bell MT" w:eastAsia="Bell MT" w:hAnsi="Bell MT" w:cs="Bell MT"/>
                  <w:b w:val="0"/>
                  <w:sz w:val="22"/>
                </w:rPr>
                <w:delText xml:space="preserve">Yes, in some equipment </w:delText>
              </w:r>
            </w:del>
          </w:p>
        </w:tc>
        <w:tc>
          <w:tcPr>
            <w:tcW w:w="1260" w:type="dxa"/>
            <w:gridSpan w:val="2"/>
            <w:tcBorders>
              <w:top w:val="single" w:sz="6" w:space="0" w:color="9A9A9A"/>
              <w:left w:val="nil"/>
              <w:bottom w:val="single" w:sz="12" w:space="0" w:color="000000"/>
              <w:right w:val="nil"/>
            </w:tcBorders>
          </w:tcPr>
          <w:p w14:paraId="72554C9F" w14:textId="67D54B69" w:rsidR="007A00CE" w:rsidDel="003321FD" w:rsidRDefault="00EF104A">
            <w:pPr>
              <w:pStyle w:val="Heading1"/>
              <w:ind w:left="2054" w:right="1382" w:hanging="332"/>
              <w:rPr>
                <w:del w:id="2988" w:author="spencer.swartz@gmail.com" w:date="2017-02-19T20:53:00Z"/>
              </w:rPr>
              <w:pPrChange w:id="2989" w:author="spencer.swartz@gmail.com" w:date="2017-02-19T20:53:00Z">
                <w:pPr>
                  <w:spacing w:after="0" w:line="259" w:lineRule="auto"/>
                  <w:ind w:left="0" w:firstLine="0"/>
                </w:pPr>
              </w:pPrChange>
            </w:pPr>
            <w:del w:id="2990" w:author="spencer.swartz@gmail.com" w:date="2017-02-19T20:53:00Z">
              <w:r w:rsidDel="003321FD">
                <w:rPr>
                  <w:rFonts w:ascii="Bell MT" w:eastAsia="Bell MT" w:hAnsi="Bell MT" w:cs="Bell MT"/>
                  <w:b w:val="0"/>
                  <w:sz w:val="22"/>
                </w:rPr>
                <w:delText xml:space="preserve">Yes, in all </w:delText>
              </w:r>
            </w:del>
          </w:p>
          <w:p w14:paraId="4D695E5B" w14:textId="2C2F782B" w:rsidR="007A00CE" w:rsidDel="003321FD" w:rsidRDefault="00EF104A">
            <w:pPr>
              <w:pStyle w:val="Heading1"/>
              <w:ind w:left="2054" w:right="1382" w:hanging="332"/>
              <w:rPr>
                <w:del w:id="2991" w:author="spencer.swartz@gmail.com" w:date="2017-02-19T20:53:00Z"/>
              </w:rPr>
              <w:pPrChange w:id="2992" w:author="spencer.swartz@gmail.com" w:date="2017-02-19T20:53:00Z">
                <w:pPr>
                  <w:spacing w:after="0" w:line="259" w:lineRule="auto"/>
                  <w:ind w:left="0" w:firstLine="0"/>
                </w:pPr>
              </w:pPrChange>
            </w:pPr>
            <w:del w:id="2993" w:author="spencer.swartz@gmail.com" w:date="2017-02-19T20:53:00Z">
              <w:r w:rsidDel="003321FD">
                <w:rPr>
                  <w:rFonts w:ascii="Bell MT" w:eastAsia="Bell MT" w:hAnsi="Bell MT" w:cs="Bell MT"/>
                  <w:b w:val="0"/>
                  <w:sz w:val="22"/>
                </w:rPr>
                <w:delText xml:space="preserve">equipment </w:delText>
              </w:r>
            </w:del>
          </w:p>
        </w:tc>
        <w:tc>
          <w:tcPr>
            <w:tcW w:w="926" w:type="dxa"/>
            <w:tcBorders>
              <w:top w:val="single" w:sz="6" w:space="0" w:color="9A9A9A"/>
              <w:left w:val="nil"/>
              <w:bottom w:val="single" w:sz="12" w:space="0" w:color="000000"/>
              <w:right w:val="single" w:sz="6" w:space="0" w:color="9A9A9A"/>
            </w:tcBorders>
          </w:tcPr>
          <w:p w14:paraId="5E55A6CB" w14:textId="12E0BA63" w:rsidR="007A00CE" w:rsidDel="003321FD" w:rsidRDefault="00EF104A">
            <w:pPr>
              <w:pStyle w:val="Heading1"/>
              <w:ind w:left="2054" w:right="1382" w:hanging="332"/>
              <w:rPr>
                <w:del w:id="2994" w:author="spencer.swartz@gmail.com" w:date="2017-02-19T20:53:00Z"/>
              </w:rPr>
              <w:pPrChange w:id="2995" w:author="spencer.swartz@gmail.com" w:date="2017-02-19T20:53:00Z">
                <w:pPr>
                  <w:spacing w:after="0" w:line="259" w:lineRule="auto"/>
                  <w:ind w:left="0" w:firstLine="0"/>
                </w:pPr>
              </w:pPrChange>
            </w:pPr>
            <w:del w:id="2996" w:author="spencer.swartz@gmail.com" w:date="2017-02-19T20:53:00Z">
              <w:r w:rsidDel="003321FD">
                <w:rPr>
                  <w:rFonts w:ascii="Bell MT" w:eastAsia="Bell MT" w:hAnsi="Bell MT" w:cs="Bell MT"/>
                  <w:b w:val="0"/>
                  <w:sz w:val="22"/>
                </w:rPr>
                <w:delText xml:space="preserve">No </w:delText>
              </w:r>
            </w:del>
          </w:p>
        </w:tc>
      </w:tr>
      <w:tr w:rsidR="007A00CE" w:rsidDel="003321FD" w14:paraId="695E4311" w14:textId="0FE0271B">
        <w:trPr>
          <w:trHeight w:val="314"/>
          <w:del w:id="2997" w:author="spencer.swartz@gmail.com" w:date="2017-02-19T20:53:00Z"/>
        </w:trPr>
        <w:tc>
          <w:tcPr>
            <w:tcW w:w="7056" w:type="dxa"/>
            <w:gridSpan w:val="2"/>
            <w:tcBorders>
              <w:top w:val="single" w:sz="12" w:space="0" w:color="000000"/>
              <w:left w:val="single" w:sz="6" w:space="0" w:color="9A9A9A"/>
              <w:bottom w:val="single" w:sz="4" w:space="0" w:color="9A9A9A"/>
              <w:right w:val="nil"/>
            </w:tcBorders>
          </w:tcPr>
          <w:p w14:paraId="0E3CC3C7" w14:textId="516CA293" w:rsidR="007A00CE" w:rsidDel="003321FD" w:rsidRDefault="00EF104A">
            <w:pPr>
              <w:pStyle w:val="Heading1"/>
              <w:ind w:left="2054" w:right="1382" w:hanging="332"/>
              <w:rPr>
                <w:del w:id="2998" w:author="spencer.swartz@gmail.com" w:date="2017-02-19T20:53:00Z"/>
              </w:rPr>
              <w:pPrChange w:id="2999" w:author="spencer.swartz@gmail.com" w:date="2017-02-19T20:53:00Z">
                <w:pPr>
                  <w:tabs>
                    <w:tab w:val="center" w:pos="2301"/>
                    <w:tab w:val="center" w:pos="5723"/>
                  </w:tabs>
                  <w:spacing w:after="0" w:line="259" w:lineRule="auto"/>
                  <w:ind w:left="0" w:firstLine="0"/>
                </w:pPr>
              </w:pPrChange>
            </w:pPr>
            <w:del w:id="3000" w:author="spencer.swartz@gmail.com" w:date="2017-02-19T20:53:00Z">
              <w:r w:rsidDel="003321FD">
                <w:rPr>
                  <w:rFonts w:ascii="Calibri" w:eastAsia="Calibri" w:hAnsi="Calibri" w:cs="Calibri"/>
                  <w:sz w:val="22"/>
                </w:rPr>
                <w:tab/>
              </w:r>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the EE equipment in working order?  </w:delText>
              </w:r>
              <w:r w:rsidDel="003321FD">
                <w:rPr>
                  <w:rFonts w:ascii="Bell MT" w:eastAsia="Bell MT" w:hAnsi="Bell MT" w:cs="Bell MT"/>
                </w:rPr>
                <w:tab/>
              </w:r>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260" w:type="dxa"/>
            <w:gridSpan w:val="2"/>
            <w:tcBorders>
              <w:top w:val="single" w:sz="12" w:space="0" w:color="000000"/>
              <w:left w:val="nil"/>
              <w:bottom w:val="single" w:sz="4" w:space="0" w:color="9A9A9A"/>
              <w:right w:val="nil"/>
            </w:tcBorders>
          </w:tcPr>
          <w:p w14:paraId="4C2F64A3" w14:textId="4E821307" w:rsidR="007A00CE" w:rsidDel="003321FD" w:rsidRDefault="00EF104A">
            <w:pPr>
              <w:pStyle w:val="Heading1"/>
              <w:ind w:left="2054" w:right="1382" w:hanging="332"/>
              <w:rPr>
                <w:del w:id="3001" w:author="spencer.swartz@gmail.com" w:date="2017-02-19T20:53:00Z"/>
              </w:rPr>
              <w:pPrChange w:id="3002" w:author="spencer.swartz@gmail.com" w:date="2017-02-19T20:53:00Z">
                <w:pPr>
                  <w:spacing w:after="0" w:line="259" w:lineRule="auto"/>
                  <w:ind w:left="0" w:firstLine="0"/>
                </w:pPr>
              </w:pPrChange>
            </w:pPr>
            <w:del w:id="3003"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926" w:type="dxa"/>
            <w:tcBorders>
              <w:top w:val="single" w:sz="12" w:space="0" w:color="000000"/>
              <w:left w:val="nil"/>
              <w:bottom w:val="single" w:sz="4" w:space="0" w:color="9A9A9A"/>
              <w:right w:val="single" w:sz="6" w:space="0" w:color="9A9A9A"/>
            </w:tcBorders>
          </w:tcPr>
          <w:p w14:paraId="513495A9" w14:textId="7A28F230" w:rsidR="007A00CE" w:rsidDel="003321FD" w:rsidRDefault="00EF104A">
            <w:pPr>
              <w:pStyle w:val="Heading1"/>
              <w:ind w:left="2054" w:right="1382" w:hanging="332"/>
              <w:rPr>
                <w:del w:id="3004" w:author="spencer.swartz@gmail.com" w:date="2017-02-19T20:53:00Z"/>
              </w:rPr>
              <w:pPrChange w:id="3005" w:author="spencer.swartz@gmail.com" w:date="2017-02-19T20:53:00Z">
                <w:pPr>
                  <w:spacing w:after="0" w:line="259" w:lineRule="auto"/>
                  <w:ind w:left="0" w:firstLine="0"/>
                </w:pPr>
              </w:pPrChange>
            </w:pPr>
            <w:del w:id="3006"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41AEF7B4" w14:textId="0771B961">
        <w:trPr>
          <w:trHeight w:val="304"/>
          <w:del w:id="3007" w:author="spencer.swartz@gmail.com" w:date="2017-02-19T20:53:00Z"/>
        </w:trPr>
        <w:tc>
          <w:tcPr>
            <w:tcW w:w="7056" w:type="dxa"/>
            <w:gridSpan w:val="2"/>
            <w:tcBorders>
              <w:top w:val="single" w:sz="4" w:space="0" w:color="9A9A9A"/>
              <w:left w:val="single" w:sz="6" w:space="0" w:color="9A9A9A"/>
              <w:bottom w:val="single" w:sz="4" w:space="0" w:color="9A9A9A"/>
              <w:right w:val="nil"/>
            </w:tcBorders>
          </w:tcPr>
          <w:p w14:paraId="603FD8BD" w14:textId="0F78B501" w:rsidR="007A00CE" w:rsidDel="003321FD" w:rsidRDefault="00EF104A">
            <w:pPr>
              <w:pStyle w:val="Heading1"/>
              <w:ind w:left="2054" w:right="1382" w:hanging="332"/>
              <w:rPr>
                <w:del w:id="3008" w:author="spencer.swartz@gmail.com" w:date="2017-02-19T20:53:00Z"/>
              </w:rPr>
              <w:pPrChange w:id="3009" w:author="spencer.swartz@gmail.com" w:date="2017-02-19T20:53:00Z">
                <w:pPr>
                  <w:tabs>
                    <w:tab w:val="center" w:pos="2362"/>
                    <w:tab w:val="center" w:pos="5723"/>
                  </w:tabs>
                  <w:spacing w:after="0" w:line="259" w:lineRule="auto"/>
                  <w:ind w:left="0" w:firstLine="0"/>
                </w:pPr>
              </w:pPrChange>
            </w:pPr>
            <w:del w:id="3010" w:author="spencer.swartz@gmail.com" w:date="2017-02-19T20:53:00Z">
              <w:r w:rsidDel="003321FD">
                <w:rPr>
                  <w:rFonts w:ascii="Calibri" w:eastAsia="Calibri" w:hAnsi="Calibri" w:cs="Calibri"/>
                  <w:sz w:val="22"/>
                </w:rPr>
                <w:tab/>
              </w:r>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access to repair if equipment fails?  </w:delText>
              </w:r>
              <w:r w:rsidDel="003321FD">
                <w:rPr>
                  <w:rFonts w:ascii="Bell MT" w:eastAsia="Bell MT" w:hAnsi="Bell MT" w:cs="Bell MT"/>
                </w:rPr>
                <w:tab/>
              </w:r>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260" w:type="dxa"/>
            <w:gridSpan w:val="2"/>
            <w:tcBorders>
              <w:top w:val="single" w:sz="4" w:space="0" w:color="9A9A9A"/>
              <w:left w:val="nil"/>
              <w:bottom w:val="single" w:sz="4" w:space="0" w:color="9A9A9A"/>
              <w:right w:val="nil"/>
            </w:tcBorders>
          </w:tcPr>
          <w:p w14:paraId="0C6AA447" w14:textId="46B54485" w:rsidR="007A00CE" w:rsidDel="003321FD" w:rsidRDefault="00EF104A">
            <w:pPr>
              <w:pStyle w:val="Heading1"/>
              <w:ind w:left="2054" w:right="1382" w:hanging="332"/>
              <w:rPr>
                <w:del w:id="3011" w:author="spencer.swartz@gmail.com" w:date="2017-02-19T20:53:00Z"/>
              </w:rPr>
              <w:pPrChange w:id="3012" w:author="spencer.swartz@gmail.com" w:date="2017-02-19T20:53:00Z">
                <w:pPr>
                  <w:spacing w:after="0" w:line="259" w:lineRule="auto"/>
                  <w:ind w:left="0" w:firstLine="0"/>
                </w:pPr>
              </w:pPrChange>
            </w:pPr>
            <w:del w:id="3013"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926" w:type="dxa"/>
            <w:tcBorders>
              <w:top w:val="single" w:sz="4" w:space="0" w:color="9A9A9A"/>
              <w:left w:val="nil"/>
              <w:bottom w:val="single" w:sz="4" w:space="0" w:color="9A9A9A"/>
              <w:right w:val="single" w:sz="6" w:space="0" w:color="9A9A9A"/>
            </w:tcBorders>
          </w:tcPr>
          <w:p w14:paraId="722CF48F" w14:textId="1E7EF460" w:rsidR="007A00CE" w:rsidDel="003321FD" w:rsidRDefault="00EF104A">
            <w:pPr>
              <w:pStyle w:val="Heading1"/>
              <w:ind w:left="2054" w:right="1382" w:hanging="332"/>
              <w:rPr>
                <w:del w:id="3014" w:author="spencer.swartz@gmail.com" w:date="2017-02-19T20:53:00Z"/>
              </w:rPr>
              <w:pPrChange w:id="3015" w:author="spencer.swartz@gmail.com" w:date="2017-02-19T20:53:00Z">
                <w:pPr>
                  <w:spacing w:after="0" w:line="259" w:lineRule="auto"/>
                  <w:ind w:left="0" w:firstLine="0"/>
                </w:pPr>
              </w:pPrChange>
            </w:pPr>
            <w:del w:id="3016"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3C5386F" w14:textId="0D831111">
        <w:trPr>
          <w:trHeight w:val="304"/>
          <w:del w:id="3017" w:author="spencer.swartz@gmail.com" w:date="2017-02-19T20:53:00Z"/>
        </w:trPr>
        <w:tc>
          <w:tcPr>
            <w:tcW w:w="7056" w:type="dxa"/>
            <w:gridSpan w:val="2"/>
            <w:tcBorders>
              <w:top w:val="single" w:sz="4" w:space="0" w:color="9A9A9A"/>
              <w:left w:val="single" w:sz="6" w:space="0" w:color="9A9A9A"/>
              <w:bottom w:val="single" w:sz="4" w:space="0" w:color="9A9A9A"/>
              <w:right w:val="nil"/>
            </w:tcBorders>
          </w:tcPr>
          <w:p w14:paraId="706181A4" w14:textId="0AF7DC10" w:rsidR="007A00CE" w:rsidDel="003321FD" w:rsidRDefault="00EF104A">
            <w:pPr>
              <w:pStyle w:val="Heading1"/>
              <w:ind w:left="2054" w:right="1382" w:hanging="332"/>
              <w:rPr>
                <w:del w:id="3018" w:author="spencer.swartz@gmail.com" w:date="2017-02-19T20:53:00Z"/>
              </w:rPr>
              <w:pPrChange w:id="3019" w:author="spencer.swartz@gmail.com" w:date="2017-02-19T20:53:00Z">
                <w:pPr>
                  <w:tabs>
                    <w:tab w:val="center" w:pos="2955"/>
                    <w:tab w:val="center" w:pos="6185"/>
                  </w:tabs>
                  <w:spacing w:after="0" w:line="259" w:lineRule="auto"/>
                  <w:ind w:left="0" w:firstLine="0"/>
                </w:pPr>
              </w:pPrChange>
            </w:pPr>
            <w:del w:id="3020" w:author="spencer.swartz@gmail.com" w:date="2017-02-19T20:53:00Z">
              <w:r w:rsidDel="003321FD">
                <w:rPr>
                  <w:rFonts w:ascii="Calibri" w:eastAsia="Calibri" w:hAnsi="Calibri" w:cs="Calibri"/>
                  <w:sz w:val="22"/>
                </w:rPr>
                <w:tab/>
              </w:r>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access to repair within the health care facility?  </w:delText>
              </w:r>
              <w:r w:rsidDel="003321FD">
                <w:rPr>
                  <w:rFonts w:ascii="Bell MT" w:eastAsia="Bell MT" w:hAnsi="Bell MT" w:cs="Bell MT"/>
                </w:rPr>
                <w:tab/>
              </w:r>
              <w:r w:rsidDel="003321FD">
                <w:rPr>
                  <w:rFonts w:ascii="Bell MT" w:eastAsia="Bell MT" w:hAnsi="Bell MT" w:cs="Bell MT"/>
                  <w:sz w:val="20"/>
                </w:rPr>
                <w:delText xml:space="preserve">  </w:delText>
              </w:r>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260" w:type="dxa"/>
            <w:gridSpan w:val="2"/>
            <w:tcBorders>
              <w:top w:val="single" w:sz="4" w:space="0" w:color="9A9A9A"/>
              <w:left w:val="nil"/>
              <w:bottom w:val="single" w:sz="4" w:space="0" w:color="9A9A9A"/>
              <w:right w:val="nil"/>
            </w:tcBorders>
          </w:tcPr>
          <w:p w14:paraId="67B754D5" w14:textId="1596EF8C" w:rsidR="007A00CE" w:rsidDel="003321FD" w:rsidRDefault="00EF104A">
            <w:pPr>
              <w:pStyle w:val="Heading1"/>
              <w:ind w:left="2054" w:right="1382" w:hanging="332"/>
              <w:rPr>
                <w:del w:id="3021" w:author="spencer.swartz@gmail.com" w:date="2017-02-19T20:53:00Z"/>
              </w:rPr>
              <w:pPrChange w:id="3022" w:author="spencer.swartz@gmail.com" w:date="2017-02-19T20:53:00Z">
                <w:pPr>
                  <w:spacing w:after="0" w:line="259" w:lineRule="auto"/>
                  <w:ind w:left="0" w:firstLine="0"/>
                </w:pPr>
              </w:pPrChange>
            </w:pPr>
            <w:del w:id="3023"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926" w:type="dxa"/>
            <w:tcBorders>
              <w:top w:val="single" w:sz="4" w:space="0" w:color="9A9A9A"/>
              <w:left w:val="nil"/>
              <w:bottom w:val="single" w:sz="4" w:space="0" w:color="9A9A9A"/>
              <w:right w:val="single" w:sz="6" w:space="0" w:color="9A9A9A"/>
            </w:tcBorders>
          </w:tcPr>
          <w:p w14:paraId="7F3E4AB7" w14:textId="7F2A1C0D" w:rsidR="007A00CE" w:rsidDel="003321FD" w:rsidRDefault="00EF104A">
            <w:pPr>
              <w:pStyle w:val="Heading1"/>
              <w:ind w:left="2054" w:right="1382" w:hanging="332"/>
              <w:rPr>
                <w:del w:id="3024" w:author="spencer.swartz@gmail.com" w:date="2017-02-19T20:53:00Z"/>
              </w:rPr>
              <w:pPrChange w:id="3025" w:author="spencer.swartz@gmail.com" w:date="2017-02-19T20:53:00Z">
                <w:pPr>
                  <w:spacing w:after="0" w:line="259" w:lineRule="auto"/>
                  <w:ind w:left="0" w:firstLine="0"/>
                </w:pPr>
              </w:pPrChange>
            </w:pPr>
            <w:del w:id="3026"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270B863" w14:textId="5C94A044">
        <w:trPr>
          <w:trHeight w:val="320"/>
          <w:del w:id="3027" w:author="spencer.swartz@gmail.com" w:date="2017-02-19T20:53:00Z"/>
        </w:trPr>
        <w:tc>
          <w:tcPr>
            <w:tcW w:w="7056" w:type="dxa"/>
            <w:gridSpan w:val="2"/>
            <w:tcBorders>
              <w:top w:val="single" w:sz="4" w:space="0" w:color="9A9A9A"/>
              <w:left w:val="single" w:sz="6" w:space="0" w:color="9A9A9A"/>
              <w:bottom w:val="nil"/>
              <w:right w:val="nil"/>
            </w:tcBorders>
          </w:tcPr>
          <w:p w14:paraId="1012A7CF" w14:textId="1948E709" w:rsidR="007A00CE" w:rsidDel="003321FD" w:rsidRDefault="00EF104A">
            <w:pPr>
              <w:pStyle w:val="Heading1"/>
              <w:ind w:left="2054" w:right="1382" w:hanging="332"/>
              <w:rPr>
                <w:del w:id="3028" w:author="spencer.swartz@gmail.com" w:date="2017-02-19T20:53:00Z"/>
              </w:rPr>
              <w:pPrChange w:id="3029" w:author="spencer.swartz@gmail.com" w:date="2017-02-19T20:53:00Z">
                <w:pPr>
                  <w:spacing w:after="0" w:line="259" w:lineRule="auto"/>
                  <w:ind w:left="198" w:firstLine="0"/>
                </w:pPr>
              </w:pPrChange>
            </w:pPr>
            <w:del w:id="3030"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access to repair outside the health care facility?   </w:delText>
              </w:r>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260" w:type="dxa"/>
            <w:gridSpan w:val="2"/>
            <w:tcBorders>
              <w:top w:val="single" w:sz="4" w:space="0" w:color="9A9A9A"/>
              <w:left w:val="nil"/>
              <w:bottom w:val="nil"/>
              <w:right w:val="nil"/>
            </w:tcBorders>
          </w:tcPr>
          <w:p w14:paraId="36BC6D7E" w14:textId="297CAE5B" w:rsidR="007A00CE" w:rsidDel="003321FD" w:rsidRDefault="00EF104A">
            <w:pPr>
              <w:pStyle w:val="Heading1"/>
              <w:ind w:left="2054" w:right="1382" w:hanging="332"/>
              <w:rPr>
                <w:del w:id="3031" w:author="spencer.swartz@gmail.com" w:date="2017-02-19T20:53:00Z"/>
              </w:rPr>
              <w:pPrChange w:id="3032" w:author="spencer.swartz@gmail.com" w:date="2017-02-19T20:53:00Z">
                <w:pPr>
                  <w:spacing w:after="0" w:line="259" w:lineRule="auto"/>
                  <w:ind w:left="0" w:firstLine="0"/>
                </w:pPr>
              </w:pPrChange>
            </w:pPr>
            <w:del w:id="3033"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926" w:type="dxa"/>
            <w:tcBorders>
              <w:top w:val="single" w:sz="4" w:space="0" w:color="9A9A9A"/>
              <w:left w:val="nil"/>
              <w:bottom w:val="nil"/>
              <w:right w:val="single" w:sz="6" w:space="0" w:color="9A9A9A"/>
            </w:tcBorders>
          </w:tcPr>
          <w:p w14:paraId="75C14493" w14:textId="26F693E6" w:rsidR="007A00CE" w:rsidDel="003321FD" w:rsidRDefault="00EF104A">
            <w:pPr>
              <w:pStyle w:val="Heading1"/>
              <w:ind w:left="2054" w:right="1382" w:hanging="332"/>
              <w:rPr>
                <w:del w:id="3034" w:author="spencer.swartz@gmail.com" w:date="2017-02-19T20:53:00Z"/>
              </w:rPr>
              <w:pPrChange w:id="3035" w:author="spencer.swartz@gmail.com" w:date="2017-02-19T20:53:00Z">
                <w:pPr>
                  <w:spacing w:after="0" w:line="259" w:lineRule="auto"/>
                  <w:ind w:left="0" w:firstLine="0"/>
                </w:pPr>
              </w:pPrChange>
            </w:pPr>
            <w:del w:id="3036"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BE184E9" w14:textId="610CD748">
        <w:trPr>
          <w:trHeight w:val="276"/>
          <w:del w:id="3037" w:author="spencer.swartz@gmail.com" w:date="2017-02-19T20:53:00Z"/>
        </w:trPr>
        <w:tc>
          <w:tcPr>
            <w:tcW w:w="8316" w:type="dxa"/>
            <w:gridSpan w:val="4"/>
            <w:tcBorders>
              <w:top w:val="nil"/>
              <w:left w:val="single" w:sz="6" w:space="0" w:color="9A9A9A"/>
              <w:bottom w:val="single" w:sz="4" w:space="0" w:color="9A9A9A"/>
              <w:right w:val="nil"/>
            </w:tcBorders>
          </w:tcPr>
          <w:p w14:paraId="095E608C" w14:textId="4CD2F774" w:rsidR="007A00CE" w:rsidDel="003321FD" w:rsidRDefault="00EF104A">
            <w:pPr>
              <w:pStyle w:val="Heading1"/>
              <w:ind w:left="2054" w:right="1382" w:hanging="332"/>
              <w:rPr>
                <w:del w:id="3038" w:author="spencer.swartz@gmail.com" w:date="2017-02-19T20:53:00Z"/>
              </w:rPr>
              <w:pPrChange w:id="3039" w:author="spencer.swartz@gmail.com" w:date="2017-02-19T20:53:00Z">
                <w:pPr>
                  <w:spacing w:after="0" w:line="259" w:lineRule="auto"/>
                  <w:ind w:left="828" w:firstLine="0"/>
                </w:pPr>
              </w:pPrChange>
            </w:pPr>
            <w:del w:id="3040"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If yes, how far (in km):  1-25 / 26-50 / 51-200 / &gt;200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del>
          </w:p>
        </w:tc>
        <w:tc>
          <w:tcPr>
            <w:tcW w:w="926" w:type="dxa"/>
            <w:tcBorders>
              <w:top w:val="nil"/>
              <w:left w:val="nil"/>
              <w:bottom w:val="single" w:sz="4" w:space="0" w:color="9A9A9A"/>
              <w:right w:val="single" w:sz="6" w:space="0" w:color="9A9A9A"/>
            </w:tcBorders>
          </w:tcPr>
          <w:p w14:paraId="04AA7F47" w14:textId="4AD824E9" w:rsidR="007A00CE" w:rsidDel="003321FD" w:rsidRDefault="00EF104A">
            <w:pPr>
              <w:pStyle w:val="Heading1"/>
              <w:ind w:left="2054" w:right="1382" w:hanging="332"/>
              <w:rPr>
                <w:del w:id="3041" w:author="spencer.swartz@gmail.com" w:date="2017-02-19T20:53:00Z"/>
              </w:rPr>
              <w:pPrChange w:id="3042" w:author="spencer.swartz@gmail.com" w:date="2017-02-19T20:53:00Z">
                <w:pPr>
                  <w:spacing w:after="0" w:line="259" w:lineRule="auto"/>
                  <w:ind w:left="270" w:firstLine="0"/>
                </w:pPr>
              </w:pPrChange>
            </w:pPr>
            <w:del w:id="3043" w:author="spencer.swartz@gmail.com" w:date="2017-02-19T20:53:00Z">
              <w:r w:rsidDel="003321FD">
                <w:rPr>
                  <w:rFonts w:ascii="Bell MT" w:eastAsia="Bell MT" w:hAnsi="Bell MT" w:cs="Bell MT"/>
                </w:rPr>
                <w:delText xml:space="preserve"> </w:delText>
              </w:r>
              <w:r w:rsidDel="003321FD">
                <w:rPr>
                  <w:rFonts w:ascii="Bell MT" w:eastAsia="Bell MT" w:hAnsi="Bell MT" w:cs="Bell MT"/>
                </w:rPr>
                <w:tab/>
                <w:delText xml:space="preserve"> </w:delText>
              </w:r>
              <w:r w:rsidDel="003321FD">
                <w:rPr>
                  <w:rFonts w:ascii="Bell MT" w:eastAsia="Bell MT" w:hAnsi="Bell MT" w:cs="Bell MT"/>
                </w:rPr>
                <w:tab/>
                <w:delText xml:space="preserve"> </w:delText>
              </w:r>
            </w:del>
          </w:p>
        </w:tc>
      </w:tr>
      <w:tr w:rsidR="007A00CE" w:rsidDel="003321FD" w14:paraId="604E03BD" w14:textId="712F6D4B">
        <w:trPr>
          <w:trHeight w:val="583"/>
          <w:del w:id="3044" w:author="spencer.swartz@gmail.com" w:date="2017-02-19T20:53:00Z"/>
        </w:trPr>
        <w:tc>
          <w:tcPr>
            <w:tcW w:w="8316" w:type="dxa"/>
            <w:gridSpan w:val="4"/>
            <w:tcBorders>
              <w:top w:val="single" w:sz="4" w:space="0" w:color="9A9A9A"/>
              <w:left w:val="single" w:sz="6" w:space="0" w:color="9A9A9A"/>
              <w:bottom w:val="single" w:sz="4" w:space="0" w:color="9A9A9A"/>
              <w:right w:val="nil"/>
            </w:tcBorders>
          </w:tcPr>
          <w:p w14:paraId="35B4A860" w14:textId="0F152DA6" w:rsidR="007A00CE" w:rsidDel="003321FD" w:rsidRDefault="00EF104A">
            <w:pPr>
              <w:pStyle w:val="Heading1"/>
              <w:ind w:left="2054" w:right="1382" w:hanging="332"/>
              <w:rPr>
                <w:del w:id="3045" w:author="spencer.swartz@gmail.com" w:date="2017-02-19T20:53:00Z"/>
              </w:rPr>
              <w:pPrChange w:id="3046" w:author="spencer.swartz@gmail.com" w:date="2017-02-19T20:53:00Z">
                <w:pPr>
                  <w:spacing w:after="0" w:line="259" w:lineRule="auto"/>
                  <w:ind w:left="378" w:hanging="180"/>
                </w:pPr>
              </w:pPrChange>
            </w:pPr>
            <w:del w:id="3047"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an agreement for the maintenance of the </w:delText>
              </w:r>
              <w:r w:rsidDel="003321FD">
                <w:rPr>
                  <w:rFonts w:ascii="Bell MT" w:eastAsia="Bell MT" w:hAnsi="Bell MT" w:cs="Bell MT"/>
                </w:rPr>
                <w:tab/>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Bell MT" w:eastAsia="Bell MT" w:hAnsi="Bell MT" w:cs="Bell MT"/>
                </w:rPr>
                <w:tab/>
              </w:r>
              <w:r w:rsidDel="003321FD">
                <w:rPr>
                  <w:rFonts w:ascii="Wingdings" w:eastAsia="Wingdings" w:hAnsi="Wingdings" w:cs="Wingdings"/>
                </w:rPr>
                <w:delText></w:delText>
              </w:r>
              <w:r w:rsidDel="003321FD">
                <w:rPr>
                  <w:rFonts w:ascii="Bell MT" w:eastAsia="Bell MT" w:hAnsi="Bell MT" w:cs="Bell MT"/>
                </w:rPr>
                <w:delText xml:space="preserve"> equipment with the supplier? </w:delText>
              </w:r>
            </w:del>
          </w:p>
        </w:tc>
        <w:tc>
          <w:tcPr>
            <w:tcW w:w="926" w:type="dxa"/>
            <w:tcBorders>
              <w:top w:val="single" w:sz="4" w:space="0" w:color="9A9A9A"/>
              <w:left w:val="nil"/>
              <w:bottom w:val="single" w:sz="4" w:space="0" w:color="9A9A9A"/>
              <w:right w:val="single" w:sz="6" w:space="0" w:color="9A9A9A"/>
            </w:tcBorders>
          </w:tcPr>
          <w:p w14:paraId="6EAC3A85" w14:textId="4D3E7C32" w:rsidR="007A00CE" w:rsidDel="003321FD" w:rsidRDefault="00EF104A">
            <w:pPr>
              <w:pStyle w:val="Heading1"/>
              <w:ind w:left="2054" w:right="1382" w:hanging="332"/>
              <w:rPr>
                <w:del w:id="3048" w:author="spencer.swartz@gmail.com" w:date="2017-02-19T20:53:00Z"/>
              </w:rPr>
              <w:pPrChange w:id="3049" w:author="spencer.swartz@gmail.com" w:date="2017-02-19T20:53:00Z">
                <w:pPr>
                  <w:spacing w:after="0" w:line="259" w:lineRule="auto"/>
                  <w:ind w:left="0" w:firstLine="0"/>
                </w:pPr>
              </w:pPrChange>
            </w:pPr>
            <w:del w:id="305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3C1872B3" w14:textId="72747BFC">
        <w:trPr>
          <w:trHeight w:val="584"/>
          <w:del w:id="3051" w:author="spencer.swartz@gmail.com" w:date="2017-02-19T20:53:00Z"/>
        </w:trPr>
        <w:tc>
          <w:tcPr>
            <w:tcW w:w="8316" w:type="dxa"/>
            <w:gridSpan w:val="4"/>
            <w:tcBorders>
              <w:top w:val="single" w:sz="4" w:space="0" w:color="9A9A9A"/>
              <w:left w:val="single" w:sz="6" w:space="0" w:color="9A9A9A"/>
              <w:bottom w:val="single" w:sz="4" w:space="0" w:color="9A9A9A"/>
              <w:right w:val="nil"/>
            </w:tcBorders>
          </w:tcPr>
          <w:p w14:paraId="2BF25A94" w14:textId="3FBB504B" w:rsidR="007A00CE" w:rsidDel="003321FD" w:rsidRDefault="00EF104A">
            <w:pPr>
              <w:pStyle w:val="Heading1"/>
              <w:ind w:left="2054" w:right="1382" w:hanging="332"/>
              <w:rPr>
                <w:del w:id="3052" w:author="spencer.swartz@gmail.com" w:date="2017-02-19T20:53:00Z"/>
              </w:rPr>
              <w:pPrChange w:id="3053" w:author="spencer.swartz@gmail.com" w:date="2017-02-19T20:53:00Z">
                <w:pPr>
                  <w:spacing w:after="0" w:line="259" w:lineRule="auto"/>
                  <w:ind w:left="378" w:right="126" w:hanging="180"/>
                </w:pPr>
              </w:pPrChange>
            </w:pPr>
            <w:del w:id="3054"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Do the health care staff in the emergency room get </w:delText>
              </w:r>
              <w:r w:rsidDel="003321FD">
                <w:rPr>
                  <w:rFonts w:ascii="Wingdings" w:eastAsia="Wingdings" w:hAnsi="Wingdings" w:cs="Wingdings"/>
                </w:rPr>
                <w:delText></w:delText>
              </w:r>
              <w:r w:rsidDel="003321FD">
                <w:rPr>
                  <w:rFonts w:ascii="Bell MT" w:eastAsia="Bell MT" w:hAnsi="Bell MT" w:cs="Bell MT"/>
                </w:rPr>
                <w:delText xml:space="preserve"> </w:delText>
              </w:r>
              <w:r w:rsidDel="003321FD">
                <w:rPr>
                  <w:rFonts w:ascii="Bell MT" w:eastAsia="Bell MT" w:hAnsi="Bell MT" w:cs="Bell MT"/>
                </w:rPr>
                <w:tab/>
              </w:r>
              <w:r w:rsidDel="003321FD">
                <w:rPr>
                  <w:rFonts w:ascii="Wingdings" w:eastAsia="Wingdings" w:hAnsi="Wingdings" w:cs="Wingdings"/>
                </w:rPr>
                <w:delText></w:delText>
              </w:r>
              <w:r w:rsidDel="003321FD">
                <w:rPr>
                  <w:rFonts w:ascii="Bell MT" w:eastAsia="Bell MT" w:hAnsi="Bell MT" w:cs="Bell MT"/>
                </w:rPr>
                <w:delText xml:space="preserve"> training in the use of the equipment? </w:delText>
              </w:r>
            </w:del>
          </w:p>
        </w:tc>
        <w:tc>
          <w:tcPr>
            <w:tcW w:w="926" w:type="dxa"/>
            <w:tcBorders>
              <w:top w:val="single" w:sz="4" w:space="0" w:color="9A9A9A"/>
              <w:left w:val="nil"/>
              <w:bottom w:val="single" w:sz="4" w:space="0" w:color="9A9A9A"/>
              <w:right w:val="single" w:sz="6" w:space="0" w:color="9A9A9A"/>
            </w:tcBorders>
          </w:tcPr>
          <w:p w14:paraId="0B89AF58" w14:textId="1B3C46CA" w:rsidR="007A00CE" w:rsidDel="003321FD" w:rsidRDefault="00EF104A">
            <w:pPr>
              <w:pStyle w:val="Heading1"/>
              <w:ind w:left="2054" w:right="1382" w:hanging="332"/>
              <w:rPr>
                <w:del w:id="3055" w:author="spencer.swartz@gmail.com" w:date="2017-02-19T20:53:00Z"/>
              </w:rPr>
              <w:pPrChange w:id="3056" w:author="spencer.swartz@gmail.com" w:date="2017-02-19T20:53:00Z">
                <w:pPr>
                  <w:spacing w:after="0" w:line="259" w:lineRule="auto"/>
                  <w:ind w:left="0" w:firstLine="0"/>
                </w:pPr>
              </w:pPrChange>
            </w:pPr>
            <w:del w:id="305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4680434C" w14:textId="1534EDAF">
        <w:trPr>
          <w:trHeight w:val="583"/>
          <w:del w:id="3058" w:author="spencer.swartz@gmail.com" w:date="2017-02-19T20:53:00Z"/>
        </w:trPr>
        <w:tc>
          <w:tcPr>
            <w:tcW w:w="5616" w:type="dxa"/>
            <w:tcBorders>
              <w:top w:val="single" w:sz="4" w:space="0" w:color="9A9A9A"/>
              <w:left w:val="single" w:sz="6" w:space="0" w:color="9A9A9A"/>
              <w:bottom w:val="single" w:sz="4" w:space="0" w:color="9A9A9A"/>
              <w:right w:val="nil"/>
            </w:tcBorders>
          </w:tcPr>
          <w:p w14:paraId="10F50B8E" w14:textId="431CDC2F" w:rsidR="007A00CE" w:rsidDel="003321FD" w:rsidRDefault="00EF104A">
            <w:pPr>
              <w:pStyle w:val="Heading1"/>
              <w:ind w:left="2054" w:right="1382" w:hanging="332"/>
              <w:rPr>
                <w:del w:id="3059" w:author="spencer.swartz@gmail.com" w:date="2017-02-19T20:53:00Z"/>
              </w:rPr>
              <w:pPrChange w:id="3060" w:author="spencer.swartz@gmail.com" w:date="2017-02-19T20:53:00Z">
                <w:pPr>
                  <w:spacing w:after="0" w:line="259" w:lineRule="auto"/>
                  <w:ind w:left="378" w:right="63" w:hanging="180"/>
                </w:pPr>
              </w:pPrChange>
            </w:pPr>
            <w:del w:id="3061"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information available on supply, repair, and spare parts for the equipment? </w:delText>
              </w:r>
            </w:del>
          </w:p>
        </w:tc>
        <w:tc>
          <w:tcPr>
            <w:tcW w:w="1440" w:type="dxa"/>
            <w:tcBorders>
              <w:top w:val="single" w:sz="4" w:space="0" w:color="9A9A9A"/>
              <w:left w:val="nil"/>
              <w:bottom w:val="single" w:sz="4" w:space="0" w:color="9A9A9A"/>
              <w:right w:val="nil"/>
            </w:tcBorders>
          </w:tcPr>
          <w:p w14:paraId="23C907DA" w14:textId="25407AAE" w:rsidR="007A00CE" w:rsidDel="003321FD" w:rsidRDefault="00EF104A">
            <w:pPr>
              <w:pStyle w:val="Heading1"/>
              <w:ind w:left="2054" w:right="1382" w:hanging="332"/>
              <w:rPr>
                <w:del w:id="3062" w:author="spencer.swartz@gmail.com" w:date="2017-02-19T20:53:00Z"/>
              </w:rPr>
              <w:pPrChange w:id="3063" w:author="spencer.swartz@gmail.com" w:date="2017-02-19T20:53:00Z">
                <w:pPr>
                  <w:spacing w:after="0" w:line="259" w:lineRule="auto"/>
                  <w:ind w:left="0" w:firstLine="0"/>
                </w:pPr>
              </w:pPrChange>
            </w:pPr>
            <w:del w:id="3064"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184" w:type="dxa"/>
            <w:tcBorders>
              <w:top w:val="single" w:sz="4" w:space="0" w:color="9A9A9A"/>
              <w:left w:val="nil"/>
              <w:bottom w:val="single" w:sz="4" w:space="0" w:color="9A9A9A"/>
              <w:right w:val="nil"/>
            </w:tcBorders>
          </w:tcPr>
          <w:p w14:paraId="723EF1B0" w14:textId="78E93E69" w:rsidR="007A00CE" w:rsidDel="003321FD" w:rsidRDefault="00EF104A">
            <w:pPr>
              <w:pStyle w:val="Heading1"/>
              <w:ind w:left="2054" w:right="1382" w:hanging="332"/>
              <w:rPr>
                <w:del w:id="3065" w:author="spencer.swartz@gmail.com" w:date="2017-02-19T20:53:00Z"/>
              </w:rPr>
              <w:pPrChange w:id="3066" w:author="spencer.swartz@gmail.com" w:date="2017-02-19T20:53:00Z">
                <w:pPr>
                  <w:spacing w:after="0" w:line="259" w:lineRule="auto"/>
                  <w:ind w:left="0" w:firstLine="0"/>
                </w:pPr>
              </w:pPrChange>
            </w:pPr>
            <w:del w:id="306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02" w:type="dxa"/>
            <w:gridSpan w:val="2"/>
            <w:tcBorders>
              <w:top w:val="single" w:sz="4" w:space="0" w:color="9A9A9A"/>
              <w:left w:val="nil"/>
              <w:bottom w:val="single" w:sz="4" w:space="0" w:color="9A9A9A"/>
              <w:right w:val="single" w:sz="6" w:space="0" w:color="9A9A9A"/>
            </w:tcBorders>
          </w:tcPr>
          <w:p w14:paraId="73CACF51" w14:textId="36E5492C" w:rsidR="007A00CE" w:rsidDel="003321FD" w:rsidRDefault="00EF104A">
            <w:pPr>
              <w:pStyle w:val="Heading1"/>
              <w:ind w:left="2054" w:right="1382" w:hanging="332"/>
              <w:rPr>
                <w:del w:id="3068" w:author="spencer.swartz@gmail.com" w:date="2017-02-19T20:53:00Z"/>
              </w:rPr>
              <w:pPrChange w:id="3069" w:author="spencer.swartz@gmail.com" w:date="2017-02-19T20:53:00Z">
                <w:pPr>
                  <w:spacing w:after="0" w:line="259" w:lineRule="auto"/>
                  <w:ind w:left="76" w:firstLine="0"/>
                </w:pPr>
              </w:pPrChange>
            </w:pPr>
            <w:del w:id="307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bl>
    <w:p w14:paraId="41A2919A" w14:textId="4F82A8E1" w:rsidR="007A00CE" w:rsidDel="003321FD" w:rsidRDefault="00EF104A">
      <w:pPr>
        <w:pStyle w:val="Heading1"/>
        <w:ind w:left="2054" w:right="1382" w:hanging="332"/>
        <w:rPr>
          <w:del w:id="3071" w:author="spencer.swartz@gmail.com" w:date="2017-02-19T20:53:00Z"/>
        </w:rPr>
        <w:pPrChange w:id="3072" w:author="spencer.swartz@gmail.com" w:date="2017-02-19T20:53:00Z">
          <w:pPr>
            <w:spacing w:after="7" w:line="259" w:lineRule="auto"/>
            <w:ind w:left="22" w:firstLine="0"/>
          </w:pPr>
        </w:pPrChange>
      </w:pPr>
      <w:del w:id="3073" w:author="spencer.swartz@gmail.com" w:date="2017-02-19T20:53:00Z">
        <w:r w:rsidDel="003321FD">
          <w:rPr>
            <w:rFonts w:ascii="Bell MT" w:eastAsia="Bell MT" w:hAnsi="Bell MT" w:cs="Bell MT"/>
          </w:rPr>
          <w:delText xml:space="preserve"> </w:delText>
        </w:r>
      </w:del>
    </w:p>
    <w:p w14:paraId="14B8965E" w14:textId="3A5587C2" w:rsidR="007A00CE" w:rsidDel="003321FD" w:rsidRDefault="00EF104A">
      <w:pPr>
        <w:pStyle w:val="Heading1"/>
        <w:ind w:left="2054" w:right="1382" w:hanging="332"/>
        <w:rPr>
          <w:del w:id="3074" w:author="spencer.swartz@gmail.com" w:date="2017-02-19T20:53:00Z"/>
        </w:rPr>
        <w:pPrChange w:id="3075" w:author="spencer.swartz@gmail.com" w:date="2017-02-19T20:53:00Z">
          <w:pPr>
            <w:numPr>
              <w:numId w:val="19"/>
            </w:numPr>
            <w:spacing w:after="0" w:line="259" w:lineRule="auto"/>
            <w:ind w:left="320" w:hanging="313"/>
          </w:pPr>
        </w:pPrChange>
      </w:pPr>
      <w:del w:id="3076" w:author="spencer.swartz@gmail.com" w:date="2017-02-19T20:53:00Z">
        <w:r w:rsidDel="003321FD">
          <w:rPr>
            <w:rFonts w:ascii="Bell MT" w:eastAsia="Bell MT" w:hAnsi="Bell MT" w:cs="Bell MT"/>
            <w:b w:val="0"/>
          </w:rPr>
          <w:delText xml:space="preserve">Quality, safety, access and use </w:delText>
        </w:r>
        <w:r w:rsidDel="003321FD">
          <w:rPr>
            <w:rFonts w:ascii="Bell MT" w:eastAsia="Bell MT" w:hAnsi="Bell MT" w:cs="Bell MT"/>
          </w:rPr>
          <w:delText xml:space="preserve"> </w:delText>
        </w:r>
      </w:del>
    </w:p>
    <w:p w14:paraId="086D4A53" w14:textId="5E7B2118" w:rsidR="007A00CE" w:rsidDel="003321FD" w:rsidRDefault="00EF104A">
      <w:pPr>
        <w:pStyle w:val="Heading1"/>
        <w:ind w:left="2054" w:right="1382" w:hanging="332"/>
        <w:rPr>
          <w:del w:id="3077" w:author="spencer.swartz@gmail.com" w:date="2017-02-19T20:53:00Z"/>
        </w:rPr>
        <w:pPrChange w:id="3078" w:author="spencer.swartz@gmail.com" w:date="2017-02-19T20:53:00Z">
          <w:pPr>
            <w:spacing w:after="0" w:line="259" w:lineRule="auto"/>
            <w:ind w:left="22" w:firstLine="0"/>
          </w:pPr>
        </w:pPrChange>
      </w:pPr>
      <w:del w:id="3079" w:author="spencer.swartz@gmail.com" w:date="2017-02-19T20:53:00Z">
        <w:r w:rsidDel="003321FD">
          <w:rPr>
            <w:rFonts w:ascii="Bell MT" w:eastAsia="Bell MT" w:hAnsi="Bell MT" w:cs="Bell MT"/>
          </w:rPr>
          <w:delText xml:space="preserve"> </w:delText>
        </w:r>
      </w:del>
    </w:p>
    <w:tbl>
      <w:tblPr>
        <w:tblStyle w:val="TableGrid"/>
        <w:tblW w:w="9242" w:type="dxa"/>
        <w:tblInd w:w="-86" w:type="dxa"/>
        <w:tblCellMar>
          <w:top w:w="54" w:type="dxa"/>
          <w:right w:w="64" w:type="dxa"/>
        </w:tblCellMar>
        <w:tblLook w:val="04A0" w:firstRow="1" w:lastRow="0" w:firstColumn="1" w:lastColumn="0" w:noHBand="0" w:noVBand="1"/>
      </w:tblPr>
      <w:tblGrid>
        <w:gridCol w:w="5066"/>
        <w:gridCol w:w="4484"/>
        <w:gridCol w:w="4484"/>
        <w:gridCol w:w="3441"/>
      </w:tblGrid>
      <w:tr w:rsidR="007A00CE" w:rsidDel="003321FD" w14:paraId="4DBC0C6E" w14:textId="7AAC6A0D">
        <w:trPr>
          <w:trHeight w:val="543"/>
          <w:del w:id="3080" w:author="spencer.swartz@gmail.com" w:date="2017-02-19T20:53:00Z"/>
        </w:trPr>
        <w:tc>
          <w:tcPr>
            <w:tcW w:w="5616" w:type="dxa"/>
            <w:vMerge w:val="restart"/>
            <w:tcBorders>
              <w:top w:val="single" w:sz="6" w:space="0" w:color="9A9A9A"/>
              <w:left w:val="single" w:sz="6" w:space="0" w:color="9A9A9A"/>
              <w:bottom w:val="single" w:sz="4" w:space="0" w:color="9A9A9A"/>
              <w:right w:val="nil"/>
            </w:tcBorders>
          </w:tcPr>
          <w:p w14:paraId="63C91224" w14:textId="191F6F72" w:rsidR="007A00CE" w:rsidDel="003321FD" w:rsidRDefault="00EF104A">
            <w:pPr>
              <w:pStyle w:val="Heading1"/>
              <w:ind w:left="2054" w:right="1382" w:hanging="332"/>
              <w:rPr>
                <w:del w:id="3081" w:author="spencer.swartz@gmail.com" w:date="2017-02-19T20:53:00Z"/>
              </w:rPr>
              <w:pPrChange w:id="3082" w:author="spencer.swartz@gmail.com" w:date="2017-02-19T20:53:00Z">
                <w:pPr>
                  <w:spacing w:after="327" w:line="259" w:lineRule="auto"/>
                  <w:ind w:left="108" w:firstLine="0"/>
                </w:pPr>
              </w:pPrChange>
            </w:pPr>
            <w:del w:id="3083" w:author="spencer.swartz@gmail.com" w:date="2017-02-19T20:53:00Z">
              <w:r w:rsidDel="003321FD">
                <w:rPr>
                  <w:rFonts w:ascii="Bell MT" w:eastAsia="Bell MT" w:hAnsi="Bell MT" w:cs="Bell MT"/>
                </w:rPr>
                <w:delText xml:space="preserve"> </w:delText>
              </w:r>
            </w:del>
          </w:p>
          <w:p w14:paraId="33C9CD90" w14:textId="026656F3" w:rsidR="007A00CE" w:rsidDel="003321FD" w:rsidRDefault="00EF104A">
            <w:pPr>
              <w:pStyle w:val="Heading1"/>
              <w:ind w:left="2054" w:right="1382" w:hanging="332"/>
              <w:rPr>
                <w:del w:id="3084" w:author="spencer.swartz@gmail.com" w:date="2017-02-19T20:53:00Z"/>
              </w:rPr>
              <w:pPrChange w:id="3085" w:author="spencer.swartz@gmail.com" w:date="2017-02-19T20:53:00Z">
                <w:pPr>
                  <w:spacing w:after="0" w:line="259" w:lineRule="auto"/>
                  <w:ind w:left="378" w:hanging="180"/>
                </w:pPr>
              </w:pPrChange>
            </w:pPr>
            <w:del w:id="3086"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the best practice protocols for management of essential emergency procedures available?  </w:delText>
              </w:r>
            </w:del>
          </w:p>
        </w:tc>
        <w:tc>
          <w:tcPr>
            <w:tcW w:w="1440" w:type="dxa"/>
            <w:tcBorders>
              <w:top w:val="single" w:sz="6" w:space="0" w:color="9A9A9A"/>
              <w:left w:val="nil"/>
              <w:bottom w:val="single" w:sz="12" w:space="0" w:color="000000"/>
              <w:right w:val="nil"/>
            </w:tcBorders>
          </w:tcPr>
          <w:p w14:paraId="5FDFE906" w14:textId="5D133039" w:rsidR="007A00CE" w:rsidDel="003321FD" w:rsidRDefault="00EF104A">
            <w:pPr>
              <w:pStyle w:val="Heading1"/>
              <w:ind w:left="2054" w:right="1382" w:hanging="332"/>
              <w:rPr>
                <w:del w:id="3087" w:author="spencer.swartz@gmail.com" w:date="2017-02-19T20:53:00Z"/>
              </w:rPr>
              <w:pPrChange w:id="3088" w:author="spencer.swartz@gmail.com" w:date="2017-02-19T20:53:00Z">
                <w:pPr>
                  <w:spacing w:after="0" w:line="259" w:lineRule="auto"/>
                  <w:ind w:left="0" w:firstLine="0"/>
                </w:pPr>
              </w:pPrChange>
            </w:pPr>
            <w:del w:id="3089" w:author="spencer.swartz@gmail.com" w:date="2017-02-19T20:53:00Z">
              <w:r w:rsidDel="003321FD">
                <w:rPr>
                  <w:rFonts w:ascii="Bell MT" w:eastAsia="Bell MT" w:hAnsi="Bell MT" w:cs="Bell MT"/>
                  <w:b w:val="0"/>
                  <w:sz w:val="22"/>
                </w:rPr>
                <w:delText xml:space="preserve">Yes, in some procedures </w:delText>
              </w:r>
            </w:del>
          </w:p>
        </w:tc>
        <w:tc>
          <w:tcPr>
            <w:tcW w:w="1184" w:type="dxa"/>
            <w:tcBorders>
              <w:top w:val="single" w:sz="6" w:space="0" w:color="9A9A9A"/>
              <w:left w:val="nil"/>
              <w:bottom w:val="single" w:sz="12" w:space="0" w:color="000000"/>
              <w:right w:val="nil"/>
            </w:tcBorders>
          </w:tcPr>
          <w:p w14:paraId="2BFB719C" w14:textId="2D5F6F1C" w:rsidR="007A00CE" w:rsidDel="003321FD" w:rsidRDefault="00EF104A">
            <w:pPr>
              <w:pStyle w:val="Heading1"/>
              <w:ind w:left="2054" w:right="1382" w:hanging="332"/>
              <w:rPr>
                <w:del w:id="3090" w:author="spencer.swartz@gmail.com" w:date="2017-02-19T20:53:00Z"/>
              </w:rPr>
              <w:pPrChange w:id="3091" w:author="spencer.swartz@gmail.com" w:date="2017-02-19T20:53:00Z">
                <w:pPr>
                  <w:spacing w:after="0" w:line="259" w:lineRule="auto"/>
                  <w:ind w:left="0" w:firstLine="0"/>
                </w:pPr>
              </w:pPrChange>
            </w:pPr>
            <w:del w:id="3092" w:author="spencer.swartz@gmail.com" w:date="2017-02-19T20:53:00Z">
              <w:r w:rsidDel="003321FD">
                <w:rPr>
                  <w:rFonts w:ascii="Bell MT" w:eastAsia="Bell MT" w:hAnsi="Bell MT" w:cs="Bell MT"/>
                  <w:b w:val="0"/>
                  <w:sz w:val="22"/>
                </w:rPr>
                <w:delText xml:space="preserve">Yes, in all procedures </w:delText>
              </w:r>
            </w:del>
          </w:p>
        </w:tc>
        <w:tc>
          <w:tcPr>
            <w:tcW w:w="1002" w:type="dxa"/>
            <w:tcBorders>
              <w:top w:val="single" w:sz="6" w:space="0" w:color="9A9A9A"/>
              <w:left w:val="nil"/>
              <w:bottom w:val="single" w:sz="12" w:space="0" w:color="000000"/>
              <w:right w:val="single" w:sz="6" w:space="0" w:color="9A9A9A"/>
            </w:tcBorders>
          </w:tcPr>
          <w:p w14:paraId="68422CC2" w14:textId="5CCB3490" w:rsidR="007A00CE" w:rsidDel="003321FD" w:rsidRDefault="00EF104A">
            <w:pPr>
              <w:pStyle w:val="Heading1"/>
              <w:ind w:left="2054" w:right="1382" w:hanging="332"/>
              <w:rPr>
                <w:del w:id="3093" w:author="spencer.swartz@gmail.com" w:date="2017-02-19T20:53:00Z"/>
              </w:rPr>
              <w:pPrChange w:id="3094" w:author="spencer.swartz@gmail.com" w:date="2017-02-19T20:53:00Z">
                <w:pPr>
                  <w:spacing w:after="0" w:line="259" w:lineRule="auto"/>
                  <w:ind w:left="166" w:firstLine="0"/>
                </w:pPr>
              </w:pPrChange>
            </w:pPr>
            <w:del w:id="3095" w:author="spencer.swartz@gmail.com" w:date="2017-02-19T20:53:00Z">
              <w:r w:rsidDel="003321FD">
                <w:rPr>
                  <w:rFonts w:ascii="Bell MT" w:eastAsia="Bell MT" w:hAnsi="Bell MT" w:cs="Bell MT"/>
                  <w:b w:val="0"/>
                  <w:sz w:val="22"/>
                </w:rPr>
                <w:delText xml:space="preserve">No </w:delText>
              </w:r>
            </w:del>
          </w:p>
        </w:tc>
      </w:tr>
      <w:tr w:rsidR="007A00CE" w:rsidDel="003321FD" w14:paraId="1B857CE6" w14:textId="170D44F4">
        <w:trPr>
          <w:trHeight w:val="592"/>
          <w:del w:id="3096" w:author="spencer.swartz@gmail.com" w:date="2017-02-19T20:53:00Z"/>
        </w:trPr>
        <w:tc>
          <w:tcPr>
            <w:tcW w:w="0" w:type="auto"/>
            <w:vMerge/>
            <w:tcBorders>
              <w:top w:val="nil"/>
              <w:left w:val="single" w:sz="6" w:space="0" w:color="9A9A9A"/>
              <w:bottom w:val="single" w:sz="4" w:space="0" w:color="9A9A9A"/>
              <w:right w:val="nil"/>
            </w:tcBorders>
          </w:tcPr>
          <w:p w14:paraId="4235BEC3" w14:textId="436D6A96" w:rsidR="007A00CE" w:rsidDel="003321FD" w:rsidRDefault="007A00CE">
            <w:pPr>
              <w:pStyle w:val="Heading1"/>
              <w:ind w:left="2054" w:right="1382" w:hanging="332"/>
              <w:rPr>
                <w:del w:id="3097" w:author="spencer.swartz@gmail.com" w:date="2017-02-19T20:53:00Z"/>
              </w:rPr>
              <w:pPrChange w:id="3098" w:author="spencer.swartz@gmail.com" w:date="2017-02-19T20:53:00Z">
                <w:pPr>
                  <w:spacing w:after="160" w:line="259" w:lineRule="auto"/>
                  <w:ind w:left="0" w:firstLine="0"/>
                </w:pPr>
              </w:pPrChange>
            </w:pPr>
          </w:p>
        </w:tc>
        <w:tc>
          <w:tcPr>
            <w:tcW w:w="1440" w:type="dxa"/>
            <w:tcBorders>
              <w:top w:val="single" w:sz="12" w:space="0" w:color="000000"/>
              <w:left w:val="nil"/>
              <w:bottom w:val="single" w:sz="4" w:space="0" w:color="9A9A9A"/>
              <w:right w:val="nil"/>
            </w:tcBorders>
          </w:tcPr>
          <w:p w14:paraId="22E420C6" w14:textId="4D23DA23" w:rsidR="007A00CE" w:rsidDel="003321FD" w:rsidRDefault="00EF104A">
            <w:pPr>
              <w:pStyle w:val="Heading1"/>
              <w:ind w:left="2054" w:right="1382" w:hanging="332"/>
              <w:rPr>
                <w:del w:id="3099" w:author="spencer.swartz@gmail.com" w:date="2017-02-19T20:53:00Z"/>
              </w:rPr>
              <w:pPrChange w:id="3100" w:author="spencer.swartz@gmail.com" w:date="2017-02-19T20:53:00Z">
                <w:pPr>
                  <w:spacing w:after="0" w:line="259" w:lineRule="auto"/>
                  <w:ind w:left="0" w:firstLine="0"/>
                </w:pPr>
              </w:pPrChange>
            </w:pPr>
            <w:del w:id="3101"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184" w:type="dxa"/>
            <w:tcBorders>
              <w:top w:val="single" w:sz="12" w:space="0" w:color="000000"/>
              <w:left w:val="nil"/>
              <w:bottom w:val="single" w:sz="4" w:space="0" w:color="9A9A9A"/>
              <w:right w:val="nil"/>
            </w:tcBorders>
          </w:tcPr>
          <w:p w14:paraId="24CA0EEB" w14:textId="3E4E2947" w:rsidR="007A00CE" w:rsidDel="003321FD" w:rsidRDefault="00EF104A">
            <w:pPr>
              <w:pStyle w:val="Heading1"/>
              <w:ind w:left="2054" w:right="1382" w:hanging="332"/>
              <w:rPr>
                <w:del w:id="3102" w:author="spencer.swartz@gmail.com" w:date="2017-02-19T20:53:00Z"/>
              </w:rPr>
              <w:pPrChange w:id="3103" w:author="spencer.swartz@gmail.com" w:date="2017-02-19T20:53:00Z">
                <w:pPr>
                  <w:spacing w:after="0" w:line="259" w:lineRule="auto"/>
                  <w:ind w:left="0" w:firstLine="0"/>
                </w:pPr>
              </w:pPrChange>
            </w:pPr>
            <w:del w:id="3104"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02" w:type="dxa"/>
            <w:tcBorders>
              <w:top w:val="single" w:sz="12" w:space="0" w:color="000000"/>
              <w:left w:val="nil"/>
              <w:bottom w:val="single" w:sz="4" w:space="0" w:color="9A9A9A"/>
              <w:right w:val="single" w:sz="6" w:space="0" w:color="9A9A9A"/>
            </w:tcBorders>
          </w:tcPr>
          <w:p w14:paraId="76AB0FAE" w14:textId="4BAF16DF" w:rsidR="007A00CE" w:rsidDel="003321FD" w:rsidRDefault="00EF104A">
            <w:pPr>
              <w:pStyle w:val="Heading1"/>
              <w:ind w:left="2054" w:right="1382" w:hanging="332"/>
              <w:rPr>
                <w:del w:id="3105" w:author="spencer.swartz@gmail.com" w:date="2017-02-19T20:53:00Z"/>
              </w:rPr>
              <w:pPrChange w:id="3106" w:author="spencer.swartz@gmail.com" w:date="2017-02-19T20:53:00Z">
                <w:pPr>
                  <w:spacing w:after="0" w:line="259" w:lineRule="auto"/>
                  <w:ind w:left="166" w:firstLine="0"/>
                </w:pPr>
              </w:pPrChange>
            </w:pPr>
            <w:del w:id="310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E8CDFCE" w14:textId="407F969E">
        <w:trPr>
          <w:trHeight w:val="864"/>
          <w:del w:id="3108" w:author="spencer.swartz@gmail.com" w:date="2017-02-19T20:53:00Z"/>
        </w:trPr>
        <w:tc>
          <w:tcPr>
            <w:tcW w:w="5616" w:type="dxa"/>
            <w:tcBorders>
              <w:top w:val="single" w:sz="4" w:space="0" w:color="9A9A9A"/>
              <w:left w:val="single" w:sz="6" w:space="0" w:color="9A9A9A"/>
              <w:bottom w:val="single" w:sz="4" w:space="0" w:color="9A9A9A"/>
              <w:right w:val="nil"/>
            </w:tcBorders>
          </w:tcPr>
          <w:p w14:paraId="6B15529A" w14:textId="155F8BF8" w:rsidR="007A00CE" w:rsidDel="003321FD" w:rsidRDefault="00EF104A">
            <w:pPr>
              <w:pStyle w:val="Heading1"/>
              <w:ind w:left="2054" w:right="1382" w:hanging="332"/>
              <w:rPr>
                <w:del w:id="3109" w:author="spencer.swartz@gmail.com" w:date="2017-02-19T20:53:00Z"/>
              </w:rPr>
              <w:pPrChange w:id="3110" w:author="spencer.swartz@gmail.com" w:date="2017-02-19T20:53:00Z">
                <w:pPr>
                  <w:spacing w:after="0" w:line="259" w:lineRule="auto"/>
                  <w:ind w:left="378" w:hanging="180"/>
                </w:pPr>
              </w:pPrChange>
            </w:pPr>
            <w:del w:id="3111"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the protocols for safe appropriate use of equipment in essential emergency procedures available?  </w:delText>
              </w:r>
            </w:del>
          </w:p>
        </w:tc>
        <w:tc>
          <w:tcPr>
            <w:tcW w:w="1440" w:type="dxa"/>
            <w:tcBorders>
              <w:top w:val="single" w:sz="4" w:space="0" w:color="9A9A9A"/>
              <w:left w:val="nil"/>
              <w:bottom w:val="single" w:sz="4" w:space="0" w:color="9A9A9A"/>
              <w:right w:val="nil"/>
            </w:tcBorders>
          </w:tcPr>
          <w:p w14:paraId="2C0ECFFD" w14:textId="3AC3FC24" w:rsidR="007A00CE" w:rsidDel="003321FD" w:rsidRDefault="00EF104A">
            <w:pPr>
              <w:pStyle w:val="Heading1"/>
              <w:ind w:left="2054" w:right="1382" w:hanging="332"/>
              <w:rPr>
                <w:del w:id="3112" w:author="spencer.swartz@gmail.com" w:date="2017-02-19T20:53:00Z"/>
              </w:rPr>
              <w:pPrChange w:id="3113" w:author="spencer.swartz@gmail.com" w:date="2017-02-19T20:53:00Z">
                <w:pPr>
                  <w:spacing w:after="0" w:line="259" w:lineRule="auto"/>
                  <w:ind w:left="0" w:firstLine="0"/>
                </w:pPr>
              </w:pPrChange>
            </w:pPr>
            <w:del w:id="3114"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184" w:type="dxa"/>
            <w:tcBorders>
              <w:top w:val="single" w:sz="4" w:space="0" w:color="9A9A9A"/>
              <w:left w:val="nil"/>
              <w:bottom w:val="single" w:sz="4" w:space="0" w:color="9A9A9A"/>
              <w:right w:val="nil"/>
            </w:tcBorders>
          </w:tcPr>
          <w:p w14:paraId="4F4DE212" w14:textId="4DB0EC5A" w:rsidR="007A00CE" w:rsidDel="003321FD" w:rsidRDefault="00EF104A">
            <w:pPr>
              <w:pStyle w:val="Heading1"/>
              <w:ind w:left="2054" w:right="1382" w:hanging="332"/>
              <w:rPr>
                <w:del w:id="3115" w:author="spencer.swartz@gmail.com" w:date="2017-02-19T20:53:00Z"/>
              </w:rPr>
              <w:pPrChange w:id="3116" w:author="spencer.swartz@gmail.com" w:date="2017-02-19T20:53:00Z">
                <w:pPr>
                  <w:spacing w:after="0" w:line="259" w:lineRule="auto"/>
                  <w:ind w:left="0" w:firstLine="0"/>
                </w:pPr>
              </w:pPrChange>
            </w:pPr>
            <w:del w:id="311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02" w:type="dxa"/>
            <w:tcBorders>
              <w:top w:val="single" w:sz="4" w:space="0" w:color="9A9A9A"/>
              <w:left w:val="nil"/>
              <w:bottom w:val="single" w:sz="4" w:space="0" w:color="9A9A9A"/>
              <w:right w:val="single" w:sz="6" w:space="0" w:color="9A9A9A"/>
            </w:tcBorders>
          </w:tcPr>
          <w:p w14:paraId="79E6991D" w14:textId="7F281A22" w:rsidR="007A00CE" w:rsidDel="003321FD" w:rsidRDefault="00EF104A">
            <w:pPr>
              <w:pStyle w:val="Heading1"/>
              <w:ind w:left="2054" w:right="1382" w:hanging="332"/>
              <w:rPr>
                <w:del w:id="3118" w:author="spencer.swartz@gmail.com" w:date="2017-02-19T20:53:00Z"/>
              </w:rPr>
              <w:pPrChange w:id="3119" w:author="spencer.swartz@gmail.com" w:date="2017-02-19T20:53:00Z">
                <w:pPr>
                  <w:spacing w:after="0" w:line="259" w:lineRule="auto"/>
                  <w:ind w:left="166" w:firstLine="0"/>
                </w:pPr>
              </w:pPrChange>
            </w:pPr>
            <w:del w:id="312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bl>
    <w:p w14:paraId="1D729577" w14:textId="2AF2512C" w:rsidR="007A00CE" w:rsidDel="003321FD" w:rsidRDefault="00EF104A">
      <w:pPr>
        <w:pStyle w:val="Heading1"/>
        <w:ind w:left="2054" w:right="1382" w:hanging="332"/>
        <w:rPr>
          <w:del w:id="3121" w:author="spencer.swartz@gmail.com" w:date="2017-02-19T20:53:00Z"/>
        </w:rPr>
        <w:pPrChange w:id="3122" w:author="spencer.swartz@gmail.com" w:date="2017-02-19T20:53:00Z">
          <w:pPr>
            <w:spacing w:after="0" w:line="259" w:lineRule="auto"/>
            <w:ind w:left="112" w:firstLine="0"/>
          </w:pPr>
        </w:pPrChange>
      </w:pPr>
      <w:del w:id="3123" w:author="spencer.swartz@gmail.com" w:date="2017-02-19T20:53:00Z">
        <w:r w:rsidDel="003321FD">
          <w:rPr>
            <w:rFonts w:ascii="Bell MT" w:eastAsia="Bell MT" w:hAnsi="Bell MT" w:cs="Bell MT"/>
          </w:rPr>
          <w:delText xml:space="preserve"> </w:delText>
        </w:r>
        <w:r w:rsidDel="003321FD">
          <w:rPr>
            <w:rFonts w:ascii="Bell MT" w:eastAsia="Bell MT" w:hAnsi="Bell MT" w:cs="Bell MT"/>
          </w:rPr>
          <w:tab/>
        </w:r>
        <w:r w:rsidDel="003321FD">
          <w:rPr>
            <w:rFonts w:ascii="Bell MT" w:eastAsia="Bell MT" w:hAnsi="Bell MT" w:cs="Bell MT"/>
            <w:b w:val="0"/>
          </w:rPr>
          <w:delText xml:space="preserve"> </w:delText>
        </w:r>
        <w:r w:rsidDel="003321FD">
          <w:rPr>
            <w:rFonts w:ascii="Bell MT" w:eastAsia="Bell MT" w:hAnsi="Bell MT" w:cs="Bell MT"/>
            <w:b w:val="0"/>
          </w:rPr>
          <w:tab/>
          <w:delText xml:space="preserve"> </w:delText>
        </w:r>
      </w:del>
    </w:p>
    <w:tbl>
      <w:tblPr>
        <w:tblStyle w:val="TableGrid"/>
        <w:tblW w:w="9242" w:type="dxa"/>
        <w:tblInd w:w="-86" w:type="dxa"/>
        <w:tblCellMar>
          <w:top w:w="73" w:type="dxa"/>
          <w:left w:w="198" w:type="dxa"/>
          <w:right w:w="64" w:type="dxa"/>
        </w:tblCellMar>
        <w:tblLook w:val="04A0" w:firstRow="1" w:lastRow="0" w:firstColumn="1" w:lastColumn="0" w:noHBand="0" w:noVBand="1"/>
      </w:tblPr>
      <w:tblGrid>
        <w:gridCol w:w="9242"/>
      </w:tblGrid>
      <w:tr w:rsidR="007A00CE" w:rsidDel="003321FD" w14:paraId="243513C0" w14:textId="5F822F92">
        <w:trPr>
          <w:trHeight w:val="1142"/>
          <w:del w:id="3124" w:author="spencer.swartz@gmail.com" w:date="2017-02-19T20:53:00Z"/>
        </w:trPr>
        <w:tc>
          <w:tcPr>
            <w:tcW w:w="9242" w:type="dxa"/>
            <w:tcBorders>
              <w:top w:val="single" w:sz="4" w:space="0" w:color="9A9A9A"/>
              <w:left w:val="single" w:sz="6" w:space="0" w:color="9A9A9A"/>
              <w:bottom w:val="single" w:sz="4" w:space="0" w:color="9A9A9A"/>
              <w:right w:val="single" w:sz="6" w:space="0" w:color="9A9A9A"/>
            </w:tcBorders>
          </w:tcPr>
          <w:p w14:paraId="4FDCAF7A" w14:textId="668FFA31" w:rsidR="007A00CE" w:rsidDel="003321FD" w:rsidRDefault="00EF104A">
            <w:pPr>
              <w:pStyle w:val="Heading1"/>
              <w:ind w:left="2054" w:right="1382" w:hanging="332"/>
              <w:rPr>
                <w:del w:id="3125" w:author="spencer.swartz@gmail.com" w:date="2017-02-19T20:53:00Z"/>
              </w:rPr>
              <w:pPrChange w:id="3126" w:author="spencer.swartz@gmail.com" w:date="2017-02-19T20:53:00Z">
                <w:pPr>
                  <w:spacing w:after="14" w:line="254" w:lineRule="auto"/>
                  <w:ind w:left="180" w:hanging="180"/>
                </w:pPr>
              </w:pPrChange>
            </w:pPr>
            <w:del w:id="3127"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How often is ‘room to room inspection’ performed to ensure that </w:delText>
              </w:r>
              <w:r w:rsidDel="003321FD">
                <w:rPr>
                  <w:rFonts w:ascii="Bell MT" w:eastAsia="Bell MT" w:hAnsi="Bell MT" w:cs="Bell MT"/>
                  <w:b w:val="0"/>
                </w:rPr>
                <w:delText>EE equipment</w:delText>
              </w:r>
              <w:r w:rsidDel="003321FD">
                <w:rPr>
                  <w:rFonts w:ascii="Bell MT" w:eastAsia="Bell MT" w:hAnsi="Bell MT" w:cs="Bell MT"/>
                </w:rPr>
                <w:delText xml:space="preserve"> </w:delText>
              </w:r>
              <w:r w:rsidDel="003321FD">
                <w:rPr>
                  <w:rFonts w:ascii="Bell MT" w:eastAsia="Bell MT" w:hAnsi="Bell MT" w:cs="Bell MT"/>
                </w:rPr>
                <w:tab/>
              </w:r>
              <w:r w:rsidDel="003321FD">
                <w:rPr>
                  <w:rFonts w:ascii="Bell MT" w:eastAsia="Bell MT" w:hAnsi="Bell MT" w:cs="Bell MT"/>
                  <w:b w:val="0"/>
                </w:rPr>
                <w:delText xml:space="preserve"> </w:delText>
              </w:r>
              <w:r w:rsidDel="003321FD">
                <w:rPr>
                  <w:rFonts w:ascii="Bell MT" w:eastAsia="Bell MT" w:hAnsi="Bell MT" w:cs="Bell MT"/>
                  <w:b w:val="0"/>
                </w:rPr>
                <w:tab/>
                <w:delText xml:space="preserve"> </w:delText>
              </w:r>
              <w:r w:rsidDel="003321FD">
                <w:rPr>
                  <w:rFonts w:ascii="Bell MT" w:eastAsia="Bell MT" w:hAnsi="Bell MT" w:cs="Bell MT"/>
                </w:rPr>
                <w:delText xml:space="preserve">and supplies required for the essential emergency procedures are available and </w:delText>
              </w:r>
            </w:del>
          </w:p>
          <w:p w14:paraId="6044AC77" w14:textId="5EC21804" w:rsidR="007A00CE" w:rsidDel="003321FD" w:rsidRDefault="00EF104A">
            <w:pPr>
              <w:pStyle w:val="Heading1"/>
              <w:ind w:left="2054" w:right="1382" w:hanging="332"/>
              <w:rPr>
                <w:del w:id="3128" w:author="spencer.swartz@gmail.com" w:date="2017-02-19T20:53:00Z"/>
              </w:rPr>
              <w:pPrChange w:id="3129" w:author="spencer.swartz@gmail.com" w:date="2017-02-19T20:53:00Z">
                <w:pPr>
                  <w:spacing w:after="0" w:line="259" w:lineRule="auto"/>
                  <w:ind w:left="180" w:firstLine="0"/>
                </w:pPr>
              </w:pPrChange>
            </w:pPr>
            <w:del w:id="3130" w:author="spencer.swartz@gmail.com" w:date="2017-02-19T20:53:00Z">
              <w:r w:rsidDel="003321FD">
                <w:rPr>
                  <w:rFonts w:ascii="Bell MT" w:eastAsia="Bell MT" w:hAnsi="Bell MT" w:cs="Bell MT"/>
                </w:rPr>
                <w:delText xml:space="preserve">functioning?  </w:delText>
              </w:r>
              <w:r w:rsidDel="003321FD">
                <w:rPr>
                  <w:rFonts w:ascii="Bell MT" w:eastAsia="Bell MT" w:hAnsi="Bell MT" w:cs="Bell MT"/>
                  <w:sz w:val="18"/>
                </w:rPr>
                <w:delText>(please circle one)</w:delText>
              </w:r>
              <w:r w:rsidDel="003321FD">
                <w:rPr>
                  <w:rFonts w:ascii="Bell MT" w:eastAsia="Bell MT" w:hAnsi="Bell MT" w:cs="Bell MT"/>
                </w:rPr>
                <w:delText xml:space="preserve"> </w:delText>
              </w:r>
            </w:del>
          </w:p>
          <w:p w14:paraId="45994691" w14:textId="08632B56" w:rsidR="007A00CE" w:rsidDel="003321FD" w:rsidRDefault="00EF104A">
            <w:pPr>
              <w:pStyle w:val="Heading1"/>
              <w:ind w:left="2054" w:right="1382" w:hanging="332"/>
              <w:rPr>
                <w:del w:id="3131" w:author="spencer.swartz@gmail.com" w:date="2017-02-19T20:53:00Z"/>
              </w:rPr>
              <w:pPrChange w:id="3132" w:author="spencer.swartz@gmail.com" w:date="2017-02-19T20:53:00Z">
                <w:pPr>
                  <w:spacing w:after="0" w:line="259" w:lineRule="auto"/>
                  <w:ind w:left="902" w:firstLine="0"/>
                </w:pPr>
              </w:pPrChange>
            </w:pPr>
            <w:del w:id="3133" w:author="spencer.swartz@gmail.com" w:date="2017-02-19T20:53:00Z">
              <w:r w:rsidDel="003321FD">
                <w:rPr>
                  <w:rFonts w:ascii="Bell MT" w:eastAsia="Bell MT" w:hAnsi="Bell MT" w:cs="Bell MT"/>
                </w:rPr>
                <w:delText xml:space="preserve">Daily / weekly / monthly / 6-monthly / yearly / once in ___ years / never  </w:delText>
              </w:r>
            </w:del>
          </w:p>
        </w:tc>
      </w:tr>
    </w:tbl>
    <w:p w14:paraId="234375E2" w14:textId="45E65791" w:rsidR="007A00CE" w:rsidDel="003321FD" w:rsidRDefault="00EF104A">
      <w:pPr>
        <w:pStyle w:val="Heading1"/>
        <w:ind w:left="2054" w:right="1382" w:hanging="332"/>
        <w:rPr>
          <w:del w:id="3134" w:author="spencer.swartz@gmail.com" w:date="2017-02-19T20:53:00Z"/>
        </w:rPr>
        <w:pPrChange w:id="3135" w:author="spencer.swartz@gmail.com" w:date="2017-02-19T20:53:00Z">
          <w:pPr>
            <w:spacing w:after="0" w:line="259" w:lineRule="auto"/>
            <w:ind w:left="22" w:firstLine="0"/>
          </w:pPr>
        </w:pPrChange>
      </w:pPr>
      <w:del w:id="3136" w:author="spencer.swartz@gmail.com" w:date="2017-02-19T20:53:00Z">
        <w:r w:rsidDel="003321FD">
          <w:rPr>
            <w:rFonts w:ascii="Bell MT" w:eastAsia="Bell MT" w:hAnsi="Bell MT" w:cs="Bell MT"/>
          </w:rPr>
          <w:delText xml:space="preserve"> </w:delText>
        </w:r>
        <w:r w:rsidDel="003321FD">
          <w:rPr>
            <w:rFonts w:ascii="Bell MT" w:eastAsia="Bell MT" w:hAnsi="Bell MT" w:cs="Bell MT"/>
          </w:rPr>
          <w:tab/>
        </w:r>
        <w:r w:rsidDel="003321FD">
          <w:rPr>
            <w:rFonts w:ascii="Bell MT" w:eastAsia="Bell MT" w:hAnsi="Bell MT" w:cs="Bell MT"/>
            <w:b w:val="0"/>
          </w:rPr>
          <w:delText xml:space="preserve"> </w:delText>
        </w:r>
        <w:r w:rsidDel="003321FD">
          <w:rPr>
            <w:rFonts w:ascii="Bell MT" w:eastAsia="Bell MT" w:hAnsi="Bell MT" w:cs="Bell MT"/>
            <w:b w:val="0"/>
          </w:rPr>
          <w:tab/>
          <w:delText xml:space="preserve"> </w:delText>
        </w:r>
      </w:del>
    </w:p>
    <w:tbl>
      <w:tblPr>
        <w:tblStyle w:val="TableGrid"/>
        <w:tblW w:w="9242" w:type="dxa"/>
        <w:tblInd w:w="-86" w:type="dxa"/>
        <w:tblCellMar>
          <w:top w:w="54" w:type="dxa"/>
          <w:left w:w="108" w:type="dxa"/>
          <w:right w:w="8" w:type="dxa"/>
        </w:tblCellMar>
        <w:tblLook w:val="04A0" w:firstRow="1" w:lastRow="0" w:firstColumn="1" w:lastColumn="0" w:noHBand="0" w:noVBand="1"/>
      </w:tblPr>
      <w:tblGrid>
        <w:gridCol w:w="7980"/>
        <w:gridCol w:w="3649"/>
        <w:gridCol w:w="3568"/>
      </w:tblGrid>
      <w:tr w:rsidR="007A00CE" w:rsidDel="003321FD" w14:paraId="36D0FE72" w14:textId="320FAF3E">
        <w:trPr>
          <w:trHeight w:val="301"/>
          <w:del w:id="3137" w:author="spencer.swartz@gmail.com" w:date="2017-02-19T20:53:00Z"/>
        </w:trPr>
        <w:tc>
          <w:tcPr>
            <w:tcW w:w="6649" w:type="dxa"/>
            <w:vMerge w:val="restart"/>
            <w:tcBorders>
              <w:top w:val="single" w:sz="4" w:space="0" w:color="9A9A9A"/>
              <w:left w:val="single" w:sz="6" w:space="0" w:color="9A9A9A"/>
              <w:bottom w:val="single" w:sz="4" w:space="0" w:color="9A9A9A"/>
              <w:right w:val="nil"/>
            </w:tcBorders>
          </w:tcPr>
          <w:p w14:paraId="6E0E1D5D" w14:textId="72A96204" w:rsidR="007A00CE" w:rsidDel="003321FD" w:rsidRDefault="00EF104A">
            <w:pPr>
              <w:pStyle w:val="Heading1"/>
              <w:ind w:left="2054" w:right="1382" w:hanging="332"/>
              <w:rPr>
                <w:del w:id="3138" w:author="spencer.swartz@gmail.com" w:date="2017-02-19T20:53:00Z"/>
              </w:rPr>
              <w:pPrChange w:id="3139" w:author="spencer.swartz@gmail.com" w:date="2017-02-19T20:53:00Z">
                <w:pPr>
                  <w:spacing w:after="89" w:line="259" w:lineRule="auto"/>
                  <w:ind w:left="0" w:firstLine="0"/>
                </w:pPr>
              </w:pPrChange>
            </w:pPr>
            <w:del w:id="3140" w:author="spencer.swartz@gmail.com" w:date="2017-02-19T20:53:00Z">
              <w:r w:rsidDel="003321FD">
                <w:rPr>
                  <w:rFonts w:ascii="Bell MT" w:eastAsia="Bell MT" w:hAnsi="Bell MT" w:cs="Bell MT"/>
                </w:rPr>
                <w:delText xml:space="preserve"> </w:delText>
              </w:r>
            </w:del>
          </w:p>
          <w:p w14:paraId="2E8976D1" w14:textId="0422C902" w:rsidR="007A00CE" w:rsidDel="003321FD" w:rsidRDefault="00EF104A">
            <w:pPr>
              <w:pStyle w:val="Heading1"/>
              <w:ind w:left="2054" w:right="1382" w:hanging="332"/>
              <w:rPr>
                <w:del w:id="3141" w:author="spencer.swartz@gmail.com" w:date="2017-02-19T20:53:00Z"/>
              </w:rPr>
              <w:pPrChange w:id="3142" w:author="spencer.swartz@gmail.com" w:date="2017-02-19T20:53:00Z">
                <w:pPr>
                  <w:spacing w:after="0" w:line="259" w:lineRule="auto"/>
                  <w:ind w:left="270" w:hanging="180"/>
                </w:pPr>
              </w:pPrChange>
            </w:pPr>
            <w:del w:id="3143"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the information, education and training materials on emergency procedures and equipment available in the emergency room for health care staff use? </w:delText>
              </w:r>
            </w:del>
          </w:p>
        </w:tc>
        <w:tc>
          <w:tcPr>
            <w:tcW w:w="1232" w:type="dxa"/>
            <w:tcBorders>
              <w:top w:val="single" w:sz="4" w:space="0" w:color="9A9A9A"/>
              <w:left w:val="nil"/>
              <w:bottom w:val="single" w:sz="12" w:space="0" w:color="000000"/>
              <w:right w:val="nil"/>
            </w:tcBorders>
          </w:tcPr>
          <w:p w14:paraId="6A9FF77B" w14:textId="4245E4C5" w:rsidR="007A00CE" w:rsidDel="003321FD" w:rsidRDefault="00EF104A">
            <w:pPr>
              <w:pStyle w:val="Heading1"/>
              <w:ind w:left="2054" w:right="1382" w:hanging="332"/>
              <w:rPr>
                <w:del w:id="3144" w:author="spencer.swartz@gmail.com" w:date="2017-02-19T20:53:00Z"/>
              </w:rPr>
              <w:pPrChange w:id="3145" w:author="spencer.swartz@gmail.com" w:date="2017-02-19T20:53:00Z">
                <w:pPr>
                  <w:spacing w:after="0" w:line="259" w:lineRule="auto"/>
                  <w:ind w:left="119" w:firstLine="0"/>
                </w:pPr>
              </w:pPrChange>
            </w:pPr>
            <w:del w:id="3146" w:author="spencer.swartz@gmail.com" w:date="2017-02-19T20:53:00Z">
              <w:r w:rsidDel="003321FD">
                <w:rPr>
                  <w:rFonts w:ascii="Bell MT" w:eastAsia="Bell MT" w:hAnsi="Bell MT" w:cs="Bell MT"/>
                  <w:b w:val="0"/>
                </w:rPr>
                <w:delText xml:space="preserve">Yes </w:delText>
              </w:r>
            </w:del>
          </w:p>
        </w:tc>
        <w:tc>
          <w:tcPr>
            <w:tcW w:w="1361" w:type="dxa"/>
            <w:tcBorders>
              <w:top w:val="single" w:sz="4" w:space="0" w:color="9A9A9A"/>
              <w:left w:val="nil"/>
              <w:bottom w:val="single" w:sz="12" w:space="0" w:color="000000"/>
              <w:right w:val="single" w:sz="6" w:space="0" w:color="9A9A9A"/>
            </w:tcBorders>
          </w:tcPr>
          <w:p w14:paraId="15E6156F" w14:textId="7FFD4366" w:rsidR="007A00CE" w:rsidDel="003321FD" w:rsidRDefault="00EF104A">
            <w:pPr>
              <w:pStyle w:val="Heading1"/>
              <w:ind w:left="2054" w:right="1382" w:hanging="332"/>
              <w:rPr>
                <w:del w:id="3147" w:author="spencer.swartz@gmail.com" w:date="2017-02-19T20:53:00Z"/>
              </w:rPr>
              <w:pPrChange w:id="3148" w:author="spencer.swartz@gmail.com" w:date="2017-02-19T20:53:00Z">
                <w:pPr>
                  <w:spacing w:after="0" w:line="259" w:lineRule="auto"/>
                  <w:ind w:left="146" w:firstLine="0"/>
                </w:pPr>
              </w:pPrChange>
            </w:pPr>
            <w:del w:id="3149" w:author="spencer.swartz@gmail.com" w:date="2017-02-19T20:53:00Z">
              <w:r w:rsidDel="003321FD">
                <w:rPr>
                  <w:rFonts w:ascii="Bell MT" w:eastAsia="Bell MT" w:hAnsi="Bell MT" w:cs="Bell MT"/>
                  <w:b w:val="0"/>
                </w:rPr>
                <w:delText xml:space="preserve">No </w:delText>
              </w:r>
            </w:del>
          </w:p>
        </w:tc>
      </w:tr>
      <w:tr w:rsidR="007A00CE" w:rsidDel="003321FD" w14:paraId="107016B4" w14:textId="21B1322A">
        <w:trPr>
          <w:trHeight w:val="873"/>
          <w:del w:id="3150" w:author="spencer.swartz@gmail.com" w:date="2017-02-19T20:53:00Z"/>
        </w:trPr>
        <w:tc>
          <w:tcPr>
            <w:tcW w:w="0" w:type="auto"/>
            <w:vMerge/>
            <w:tcBorders>
              <w:top w:val="nil"/>
              <w:left w:val="single" w:sz="6" w:space="0" w:color="9A9A9A"/>
              <w:bottom w:val="single" w:sz="4" w:space="0" w:color="9A9A9A"/>
              <w:right w:val="nil"/>
            </w:tcBorders>
          </w:tcPr>
          <w:p w14:paraId="0ABE1AF5" w14:textId="1EC2BBDC" w:rsidR="007A00CE" w:rsidDel="003321FD" w:rsidRDefault="007A00CE">
            <w:pPr>
              <w:pStyle w:val="Heading1"/>
              <w:ind w:left="2054" w:right="1382" w:hanging="332"/>
              <w:rPr>
                <w:del w:id="3151" w:author="spencer.swartz@gmail.com" w:date="2017-02-19T20:53:00Z"/>
              </w:rPr>
              <w:pPrChange w:id="3152" w:author="spencer.swartz@gmail.com" w:date="2017-02-19T20:53:00Z">
                <w:pPr>
                  <w:spacing w:after="160" w:line="259" w:lineRule="auto"/>
                  <w:ind w:left="0" w:firstLine="0"/>
                </w:pPr>
              </w:pPrChange>
            </w:pPr>
          </w:p>
        </w:tc>
        <w:tc>
          <w:tcPr>
            <w:tcW w:w="1232" w:type="dxa"/>
            <w:tcBorders>
              <w:top w:val="single" w:sz="12" w:space="0" w:color="000000"/>
              <w:left w:val="nil"/>
              <w:bottom w:val="single" w:sz="4" w:space="0" w:color="9A9A9A"/>
              <w:right w:val="nil"/>
            </w:tcBorders>
          </w:tcPr>
          <w:p w14:paraId="3A1CDDAE" w14:textId="52C54495" w:rsidR="007A00CE" w:rsidDel="003321FD" w:rsidRDefault="00EF104A">
            <w:pPr>
              <w:pStyle w:val="Heading1"/>
              <w:ind w:left="2054" w:right="1382" w:hanging="332"/>
              <w:rPr>
                <w:del w:id="3153" w:author="spencer.swartz@gmail.com" w:date="2017-02-19T20:53:00Z"/>
              </w:rPr>
              <w:pPrChange w:id="3154" w:author="spencer.swartz@gmail.com" w:date="2017-02-19T20:53:00Z">
                <w:pPr>
                  <w:spacing w:after="0" w:line="259" w:lineRule="auto"/>
                  <w:ind w:left="119" w:firstLine="0"/>
                </w:pPr>
              </w:pPrChange>
            </w:pPr>
            <w:del w:id="315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361" w:type="dxa"/>
            <w:tcBorders>
              <w:top w:val="single" w:sz="12" w:space="0" w:color="000000"/>
              <w:left w:val="nil"/>
              <w:bottom w:val="single" w:sz="4" w:space="0" w:color="9A9A9A"/>
              <w:right w:val="single" w:sz="6" w:space="0" w:color="9A9A9A"/>
            </w:tcBorders>
          </w:tcPr>
          <w:p w14:paraId="00712A4A" w14:textId="1A0089BF" w:rsidR="007A00CE" w:rsidDel="003321FD" w:rsidRDefault="00EF104A">
            <w:pPr>
              <w:pStyle w:val="Heading1"/>
              <w:ind w:left="2054" w:right="1382" w:hanging="332"/>
              <w:rPr>
                <w:del w:id="3156" w:author="spencer.swartz@gmail.com" w:date="2017-02-19T20:53:00Z"/>
              </w:rPr>
              <w:pPrChange w:id="3157" w:author="spencer.swartz@gmail.com" w:date="2017-02-19T20:53:00Z">
                <w:pPr>
                  <w:spacing w:after="0" w:line="259" w:lineRule="auto"/>
                  <w:ind w:left="147" w:firstLine="0"/>
                </w:pPr>
              </w:pPrChange>
            </w:pPr>
            <w:del w:id="3158"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62B2628F" w14:textId="6D289E4D">
        <w:trPr>
          <w:trHeight w:val="1436"/>
          <w:del w:id="3159" w:author="spencer.swartz@gmail.com" w:date="2017-02-19T20:53:00Z"/>
        </w:trPr>
        <w:tc>
          <w:tcPr>
            <w:tcW w:w="6649" w:type="dxa"/>
            <w:tcBorders>
              <w:top w:val="single" w:sz="4" w:space="0" w:color="9A9A9A"/>
              <w:left w:val="single" w:sz="6" w:space="0" w:color="9A9A9A"/>
              <w:bottom w:val="single" w:sz="4" w:space="0" w:color="9A9A9A"/>
              <w:right w:val="nil"/>
            </w:tcBorders>
          </w:tcPr>
          <w:p w14:paraId="3723A540" w14:textId="59ECA204" w:rsidR="007A00CE" w:rsidDel="003321FD" w:rsidRDefault="00EF104A">
            <w:pPr>
              <w:pStyle w:val="Heading1"/>
              <w:ind w:left="2054" w:right="1382" w:hanging="332"/>
              <w:rPr>
                <w:del w:id="3160" w:author="spencer.swartz@gmail.com" w:date="2017-02-19T20:53:00Z"/>
              </w:rPr>
              <w:pPrChange w:id="3161" w:author="spencer.swartz@gmail.com" w:date="2017-02-19T20:53:00Z">
                <w:pPr>
                  <w:numPr>
                    <w:numId w:val="22"/>
                  </w:numPr>
                  <w:spacing w:after="60" w:line="259" w:lineRule="auto"/>
                  <w:ind w:left="765" w:hanging="360"/>
                </w:pPr>
              </w:pPrChange>
            </w:pPr>
            <w:del w:id="3162" w:author="spencer.swartz@gmail.com" w:date="2017-02-19T20:53:00Z">
              <w:r w:rsidDel="003321FD">
                <w:rPr>
                  <w:rFonts w:ascii="Bell MT" w:eastAsia="Bell MT" w:hAnsi="Bell MT" w:cs="Bell MT"/>
                </w:rPr>
                <w:delText xml:space="preserve">Are there introductions of any new procedures/interventions?   </w:delText>
              </w:r>
            </w:del>
          </w:p>
          <w:p w14:paraId="6D874D85" w14:textId="1CC6630B" w:rsidR="007A00CE" w:rsidDel="003321FD" w:rsidRDefault="00EF104A">
            <w:pPr>
              <w:pStyle w:val="Heading1"/>
              <w:ind w:left="2054" w:right="1382" w:hanging="332"/>
              <w:rPr>
                <w:del w:id="3163" w:author="spencer.swartz@gmail.com" w:date="2017-02-19T20:53:00Z"/>
              </w:rPr>
              <w:pPrChange w:id="3164" w:author="spencer.swartz@gmail.com" w:date="2017-02-19T20:53:00Z">
                <w:pPr>
                  <w:numPr>
                    <w:numId w:val="22"/>
                  </w:numPr>
                  <w:spacing w:after="0" w:line="259" w:lineRule="auto"/>
                  <w:ind w:left="765" w:hanging="360"/>
                </w:pPr>
              </w:pPrChange>
            </w:pPr>
            <w:del w:id="3165" w:author="spencer.swartz@gmail.com" w:date="2017-02-19T20:53:00Z">
              <w:r w:rsidDel="003321FD">
                <w:rPr>
                  <w:rFonts w:ascii="Bell MT" w:eastAsia="Bell MT" w:hAnsi="Bell MT" w:cs="Bell MT"/>
                </w:rPr>
                <w:delText xml:space="preserve">If yes, which procedure/intervention: </w:delText>
              </w:r>
              <w:r w:rsidDel="003321FD">
                <w:rPr>
                  <w:rFonts w:ascii="Bell MT" w:eastAsia="Bell MT" w:hAnsi="Bell MT" w:cs="Bell MT"/>
                  <w:sz w:val="18"/>
                </w:rPr>
                <w:delText>(please specify)</w:delText>
              </w:r>
              <w:r w:rsidDel="003321FD">
                <w:rPr>
                  <w:rFonts w:ascii="Bell MT" w:eastAsia="Bell MT" w:hAnsi="Bell MT" w:cs="Bell MT"/>
                </w:rPr>
                <w:delText xml:space="preserve"> </w:delText>
              </w:r>
            </w:del>
          </w:p>
          <w:p w14:paraId="7AB5D190" w14:textId="00C15174" w:rsidR="007A00CE" w:rsidDel="003321FD" w:rsidRDefault="00EF104A">
            <w:pPr>
              <w:pStyle w:val="Heading1"/>
              <w:ind w:left="2054" w:right="1382" w:hanging="332"/>
              <w:rPr>
                <w:del w:id="3166" w:author="spencer.swartz@gmail.com" w:date="2017-02-19T20:53:00Z"/>
              </w:rPr>
              <w:pPrChange w:id="3167" w:author="spencer.swartz@gmail.com" w:date="2017-02-19T20:53:00Z">
                <w:pPr>
                  <w:spacing w:after="0" w:line="259" w:lineRule="auto"/>
                  <w:ind w:left="0" w:firstLine="0"/>
                </w:pPr>
              </w:pPrChange>
            </w:pPr>
            <w:del w:id="3168" w:author="spencer.swartz@gmail.com" w:date="2017-02-19T20:53:00Z">
              <w:r w:rsidDel="003321FD">
                <w:rPr>
                  <w:rFonts w:ascii="Bell MT" w:eastAsia="Bell MT" w:hAnsi="Bell MT" w:cs="Bell MT"/>
                </w:rPr>
                <w:delText xml:space="preserve"> </w:delText>
              </w:r>
            </w:del>
          </w:p>
          <w:p w14:paraId="2C357108" w14:textId="2D8BFBA3" w:rsidR="007A00CE" w:rsidDel="003321FD" w:rsidRDefault="00EF104A">
            <w:pPr>
              <w:pStyle w:val="Heading1"/>
              <w:ind w:left="2054" w:right="1382" w:hanging="332"/>
              <w:rPr>
                <w:del w:id="3169" w:author="spencer.swartz@gmail.com" w:date="2017-02-19T20:53:00Z"/>
              </w:rPr>
              <w:pPrChange w:id="3170" w:author="spencer.swartz@gmail.com" w:date="2017-02-19T20:53:00Z">
                <w:pPr>
                  <w:spacing w:after="0" w:line="259" w:lineRule="auto"/>
                  <w:ind w:left="0" w:firstLine="0"/>
                </w:pPr>
              </w:pPrChange>
            </w:pPr>
            <w:del w:id="3171" w:author="spencer.swartz@gmail.com" w:date="2017-02-19T20:53:00Z">
              <w:r w:rsidDel="003321FD">
                <w:rPr>
                  <w:rFonts w:ascii="Bell MT" w:eastAsia="Bell MT" w:hAnsi="Bell MT" w:cs="Bell MT"/>
                </w:rPr>
                <w:delText xml:space="preserve">__________________________________ </w:delText>
              </w:r>
            </w:del>
          </w:p>
          <w:p w14:paraId="193E1327" w14:textId="5C384066" w:rsidR="007A00CE" w:rsidDel="003321FD" w:rsidRDefault="00EF104A">
            <w:pPr>
              <w:pStyle w:val="Heading1"/>
              <w:ind w:left="2054" w:right="1382" w:hanging="332"/>
              <w:rPr>
                <w:del w:id="3172" w:author="spencer.swartz@gmail.com" w:date="2017-02-19T20:53:00Z"/>
              </w:rPr>
              <w:pPrChange w:id="3173" w:author="spencer.swartz@gmail.com" w:date="2017-02-19T20:53:00Z">
                <w:pPr>
                  <w:spacing w:after="0" w:line="259" w:lineRule="auto"/>
                  <w:ind w:left="0" w:firstLine="0"/>
                </w:pPr>
              </w:pPrChange>
            </w:pPr>
            <w:del w:id="3174" w:author="spencer.swartz@gmail.com" w:date="2017-02-19T20:53:00Z">
              <w:r w:rsidDel="003321FD">
                <w:rPr>
                  <w:rFonts w:ascii="Bell MT" w:eastAsia="Bell MT" w:hAnsi="Bell MT" w:cs="Bell MT"/>
                </w:rPr>
                <w:delText xml:space="preserve"> </w:delText>
              </w:r>
            </w:del>
          </w:p>
        </w:tc>
        <w:tc>
          <w:tcPr>
            <w:tcW w:w="1232" w:type="dxa"/>
            <w:tcBorders>
              <w:top w:val="single" w:sz="4" w:space="0" w:color="9A9A9A"/>
              <w:left w:val="nil"/>
              <w:bottom w:val="single" w:sz="4" w:space="0" w:color="9A9A9A"/>
              <w:right w:val="nil"/>
            </w:tcBorders>
          </w:tcPr>
          <w:p w14:paraId="7D719170" w14:textId="59410296" w:rsidR="007A00CE" w:rsidDel="003321FD" w:rsidRDefault="00EF104A">
            <w:pPr>
              <w:pStyle w:val="Heading1"/>
              <w:ind w:left="2054" w:right="1382" w:hanging="332"/>
              <w:rPr>
                <w:del w:id="3175" w:author="spencer.swartz@gmail.com" w:date="2017-02-19T20:53:00Z"/>
              </w:rPr>
              <w:pPrChange w:id="3176" w:author="spencer.swartz@gmail.com" w:date="2017-02-19T20:53:00Z">
                <w:pPr>
                  <w:spacing w:after="0" w:line="259" w:lineRule="auto"/>
                  <w:ind w:left="119" w:firstLine="0"/>
                </w:pPr>
              </w:pPrChange>
            </w:pPr>
            <w:del w:id="317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361" w:type="dxa"/>
            <w:tcBorders>
              <w:top w:val="single" w:sz="4" w:space="0" w:color="9A9A9A"/>
              <w:left w:val="nil"/>
              <w:bottom w:val="single" w:sz="4" w:space="0" w:color="9A9A9A"/>
              <w:right w:val="single" w:sz="6" w:space="0" w:color="9A9A9A"/>
            </w:tcBorders>
          </w:tcPr>
          <w:p w14:paraId="08E56077" w14:textId="7234C2F8" w:rsidR="007A00CE" w:rsidDel="003321FD" w:rsidRDefault="00EF104A">
            <w:pPr>
              <w:pStyle w:val="Heading1"/>
              <w:ind w:left="2054" w:right="1382" w:hanging="332"/>
              <w:rPr>
                <w:del w:id="3178" w:author="spencer.swartz@gmail.com" w:date="2017-02-19T20:53:00Z"/>
              </w:rPr>
              <w:pPrChange w:id="3179" w:author="spencer.swartz@gmail.com" w:date="2017-02-19T20:53:00Z">
                <w:pPr>
                  <w:spacing w:after="0" w:line="259" w:lineRule="auto"/>
                  <w:ind w:left="147" w:firstLine="0"/>
                </w:pPr>
              </w:pPrChange>
            </w:pPr>
            <w:del w:id="318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45BA8115" w14:textId="65750580">
        <w:trPr>
          <w:trHeight w:val="584"/>
          <w:del w:id="3181" w:author="spencer.swartz@gmail.com" w:date="2017-02-19T20:53:00Z"/>
        </w:trPr>
        <w:tc>
          <w:tcPr>
            <w:tcW w:w="6649" w:type="dxa"/>
            <w:tcBorders>
              <w:top w:val="single" w:sz="4" w:space="0" w:color="9A9A9A"/>
              <w:left w:val="single" w:sz="6" w:space="0" w:color="9A9A9A"/>
              <w:bottom w:val="single" w:sz="4" w:space="0" w:color="9A9A9A"/>
              <w:right w:val="nil"/>
            </w:tcBorders>
          </w:tcPr>
          <w:p w14:paraId="707C0407" w14:textId="26441E6C" w:rsidR="007A00CE" w:rsidDel="003321FD" w:rsidRDefault="00EF104A">
            <w:pPr>
              <w:pStyle w:val="Heading1"/>
              <w:ind w:left="2054" w:right="1382" w:hanging="332"/>
              <w:rPr>
                <w:del w:id="3182" w:author="spencer.swartz@gmail.com" w:date="2017-02-19T20:53:00Z"/>
              </w:rPr>
              <w:pPrChange w:id="3183" w:author="spencer.swartz@gmail.com" w:date="2017-02-19T20:53:00Z">
                <w:pPr>
                  <w:spacing w:after="0" w:line="259" w:lineRule="auto"/>
                  <w:ind w:left="270" w:hanging="180"/>
                </w:pPr>
              </w:pPrChange>
            </w:pPr>
            <w:del w:id="3184"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Has referral to other health facility decreased because of skills and knowledge of procedures and intervention?   </w:delText>
              </w:r>
            </w:del>
          </w:p>
        </w:tc>
        <w:tc>
          <w:tcPr>
            <w:tcW w:w="1232" w:type="dxa"/>
            <w:tcBorders>
              <w:top w:val="single" w:sz="4" w:space="0" w:color="9A9A9A"/>
              <w:left w:val="nil"/>
              <w:bottom w:val="single" w:sz="4" w:space="0" w:color="9A9A9A"/>
              <w:right w:val="nil"/>
            </w:tcBorders>
          </w:tcPr>
          <w:p w14:paraId="60B378F3" w14:textId="5AC2D579" w:rsidR="007A00CE" w:rsidDel="003321FD" w:rsidRDefault="00EF104A">
            <w:pPr>
              <w:pStyle w:val="Heading1"/>
              <w:ind w:left="2054" w:right="1382" w:hanging="332"/>
              <w:rPr>
                <w:del w:id="3185" w:author="spencer.swartz@gmail.com" w:date="2017-02-19T20:53:00Z"/>
              </w:rPr>
              <w:pPrChange w:id="3186" w:author="spencer.swartz@gmail.com" w:date="2017-02-19T20:53:00Z">
                <w:pPr>
                  <w:spacing w:after="0" w:line="259" w:lineRule="auto"/>
                  <w:ind w:left="119" w:firstLine="0"/>
                </w:pPr>
              </w:pPrChange>
            </w:pPr>
            <w:del w:id="318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361" w:type="dxa"/>
            <w:tcBorders>
              <w:top w:val="single" w:sz="4" w:space="0" w:color="9A9A9A"/>
              <w:left w:val="nil"/>
              <w:bottom w:val="single" w:sz="4" w:space="0" w:color="9A9A9A"/>
              <w:right w:val="single" w:sz="6" w:space="0" w:color="9A9A9A"/>
            </w:tcBorders>
          </w:tcPr>
          <w:p w14:paraId="6033FE95" w14:textId="79379C53" w:rsidR="007A00CE" w:rsidDel="003321FD" w:rsidRDefault="00EF104A">
            <w:pPr>
              <w:pStyle w:val="Heading1"/>
              <w:ind w:left="2054" w:right="1382" w:hanging="332"/>
              <w:rPr>
                <w:del w:id="3188" w:author="spencer.swartz@gmail.com" w:date="2017-02-19T20:53:00Z"/>
              </w:rPr>
              <w:pPrChange w:id="3189" w:author="spencer.swartz@gmail.com" w:date="2017-02-19T20:53:00Z">
                <w:pPr>
                  <w:spacing w:after="0" w:line="259" w:lineRule="auto"/>
                  <w:ind w:left="147" w:firstLine="0"/>
                </w:pPr>
              </w:pPrChange>
            </w:pPr>
            <w:del w:id="319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5528FDD1" w14:textId="610BAA8D">
        <w:trPr>
          <w:trHeight w:val="304"/>
          <w:del w:id="3191" w:author="spencer.swartz@gmail.com" w:date="2017-02-19T20:53:00Z"/>
        </w:trPr>
        <w:tc>
          <w:tcPr>
            <w:tcW w:w="6649" w:type="dxa"/>
            <w:tcBorders>
              <w:top w:val="single" w:sz="4" w:space="0" w:color="9A9A9A"/>
              <w:left w:val="single" w:sz="6" w:space="0" w:color="9A9A9A"/>
              <w:bottom w:val="single" w:sz="4" w:space="0" w:color="9A9A9A"/>
              <w:right w:val="nil"/>
            </w:tcBorders>
          </w:tcPr>
          <w:p w14:paraId="1EF6CC23" w14:textId="75311ADA" w:rsidR="007A00CE" w:rsidDel="003321FD" w:rsidRDefault="00EF104A">
            <w:pPr>
              <w:pStyle w:val="Heading1"/>
              <w:ind w:left="2054" w:right="1382" w:hanging="332"/>
              <w:rPr>
                <w:del w:id="3192" w:author="spencer.swartz@gmail.com" w:date="2017-02-19T20:53:00Z"/>
              </w:rPr>
              <w:pPrChange w:id="3193" w:author="spencer.swartz@gmail.com" w:date="2017-02-19T20:53:00Z">
                <w:pPr>
                  <w:spacing w:after="0" w:line="259" w:lineRule="auto"/>
                  <w:ind w:left="90" w:firstLine="0"/>
                </w:pPr>
              </w:pPrChange>
            </w:pPr>
            <w:del w:id="3194"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records maintained ? </w:delText>
              </w:r>
            </w:del>
          </w:p>
        </w:tc>
        <w:tc>
          <w:tcPr>
            <w:tcW w:w="1232" w:type="dxa"/>
            <w:tcBorders>
              <w:top w:val="single" w:sz="4" w:space="0" w:color="9A9A9A"/>
              <w:left w:val="nil"/>
              <w:bottom w:val="single" w:sz="4" w:space="0" w:color="9A9A9A"/>
              <w:right w:val="nil"/>
            </w:tcBorders>
          </w:tcPr>
          <w:p w14:paraId="7D021575" w14:textId="57BECCE2" w:rsidR="007A00CE" w:rsidDel="003321FD" w:rsidRDefault="00EF104A">
            <w:pPr>
              <w:pStyle w:val="Heading1"/>
              <w:ind w:left="2054" w:right="1382" w:hanging="332"/>
              <w:rPr>
                <w:del w:id="3195" w:author="spencer.swartz@gmail.com" w:date="2017-02-19T20:53:00Z"/>
              </w:rPr>
              <w:pPrChange w:id="3196" w:author="spencer.swartz@gmail.com" w:date="2017-02-19T20:53:00Z">
                <w:pPr>
                  <w:spacing w:after="0" w:line="259" w:lineRule="auto"/>
                  <w:ind w:left="119" w:firstLine="0"/>
                </w:pPr>
              </w:pPrChange>
            </w:pPr>
            <w:del w:id="3197"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361" w:type="dxa"/>
            <w:tcBorders>
              <w:top w:val="single" w:sz="4" w:space="0" w:color="9A9A9A"/>
              <w:left w:val="nil"/>
              <w:bottom w:val="single" w:sz="4" w:space="0" w:color="9A9A9A"/>
              <w:right w:val="single" w:sz="6" w:space="0" w:color="9A9A9A"/>
            </w:tcBorders>
          </w:tcPr>
          <w:p w14:paraId="53FE12ED" w14:textId="6B9F8058" w:rsidR="007A00CE" w:rsidDel="003321FD" w:rsidRDefault="00EF104A">
            <w:pPr>
              <w:pStyle w:val="Heading1"/>
              <w:ind w:left="2054" w:right="1382" w:hanging="332"/>
              <w:rPr>
                <w:del w:id="3198" w:author="spencer.swartz@gmail.com" w:date="2017-02-19T20:53:00Z"/>
              </w:rPr>
              <w:pPrChange w:id="3199" w:author="spencer.swartz@gmail.com" w:date="2017-02-19T20:53:00Z">
                <w:pPr>
                  <w:spacing w:after="0" w:line="259" w:lineRule="auto"/>
                  <w:ind w:left="147" w:firstLine="0"/>
                </w:pPr>
              </w:pPrChange>
            </w:pPr>
            <w:del w:id="3200"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bl>
    <w:p w14:paraId="209E0E19" w14:textId="2745559F" w:rsidR="007A00CE" w:rsidDel="003321FD" w:rsidRDefault="00EF104A">
      <w:pPr>
        <w:pStyle w:val="Heading1"/>
        <w:ind w:left="2054" w:right="1382" w:hanging="332"/>
        <w:rPr>
          <w:del w:id="3201" w:author="spencer.swartz@gmail.com" w:date="2017-02-19T20:53:00Z"/>
        </w:rPr>
        <w:pPrChange w:id="3202" w:author="spencer.swartz@gmail.com" w:date="2017-02-19T20:53:00Z">
          <w:pPr>
            <w:spacing w:after="40" w:line="259" w:lineRule="auto"/>
            <w:ind w:left="22" w:firstLine="0"/>
          </w:pPr>
        </w:pPrChange>
      </w:pPr>
      <w:del w:id="3203" w:author="spencer.swartz@gmail.com" w:date="2017-02-19T20:53:00Z">
        <w:r w:rsidDel="003321FD">
          <w:rPr>
            <w:rFonts w:ascii="Bell MT" w:eastAsia="Bell MT" w:hAnsi="Bell MT" w:cs="Bell MT"/>
          </w:rPr>
          <w:delText xml:space="preserve"> </w:delText>
        </w:r>
      </w:del>
    </w:p>
    <w:p w14:paraId="6A8FA062" w14:textId="5921BDF2" w:rsidR="007A00CE" w:rsidDel="003321FD" w:rsidRDefault="00EF104A">
      <w:pPr>
        <w:pStyle w:val="Heading1"/>
        <w:ind w:left="2054" w:right="1382" w:hanging="332"/>
        <w:rPr>
          <w:del w:id="3204" w:author="spencer.swartz@gmail.com" w:date="2017-02-19T20:53:00Z"/>
        </w:rPr>
        <w:pPrChange w:id="3205" w:author="spencer.swartz@gmail.com" w:date="2017-02-19T20:53:00Z">
          <w:pPr>
            <w:numPr>
              <w:numId w:val="19"/>
            </w:numPr>
            <w:spacing w:after="0" w:line="259" w:lineRule="auto"/>
            <w:ind w:left="320" w:hanging="313"/>
          </w:pPr>
        </w:pPrChange>
      </w:pPr>
      <w:del w:id="3206" w:author="spencer.swartz@gmail.com" w:date="2017-02-19T20:53:00Z">
        <w:r w:rsidDel="003321FD">
          <w:rPr>
            <w:rFonts w:ascii="Bell MT" w:eastAsia="Bell MT" w:hAnsi="Bell MT" w:cs="Bell MT"/>
            <w:b w:val="0"/>
          </w:rPr>
          <w:delText xml:space="preserve">Policy </w:delText>
        </w:r>
      </w:del>
    </w:p>
    <w:tbl>
      <w:tblPr>
        <w:tblStyle w:val="TableGrid"/>
        <w:tblW w:w="8957" w:type="dxa"/>
        <w:tblInd w:w="-86" w:type="dxa"/>
        <w:tblCellMar>
          <w:top w:w="54" w:type="dxa"/>
          <w:right w:w="115" w:type="dxa"/>
        </w:tblCellMar>
        <w:tblLook w:val="04A0" w:firstRow="1" w:lastRow="0" w:firstColumn="1" w:lastColumn="0" w:noHBand="0" w:noVBand="1"/>
      </w:tblPr>
      <w:tblGrid>
        <w:gridCol w:w="3799"/>
        <w:gridCol w:w="2675"/>
        <w:gridCol w:w="2616"/>
      </w:tblGrid>
      <w:tr w:rsidR="007A00CE" w:rsidDel="003321FD" w14:paraId="7BBF81A3" w14:textId="27B6B495">
        <w:trPr>
          <w:trHeight w:val="303"/>
          <w:del w:id="3207" w:author="spencer.swartz@gmail.com" w:date="2017-02-19T20:53:00Z"/>
        </w:trPr>
        <w:tc>
          <w:tcPr>
            <w:tcW w:w="6649" w:type="dxa"/>
            <w:vMerge w:val="restart"/>
            <w:tcBorders>
              <w:top w:val="single" w:sz="6" w:space="0" w:color="9A9A9A"/>
              <w:left w:val="single" w:sz="6" w:space="0" w:color="9A9A9A"/>
              <w:bottom w:val="single" w:sz="4" w:space="0" w:color="9A9A9A"/>
              <w:right w:val="nil"/>
            </w:tcBorders>
          </w:tcPr>
          <w:p w14:paraId="2308BE7F" w14:textId="2CE2B0F6" w:rsidR="007A00CE" w:rsidDel="003321FD" w:rsidRDefault="00EF104A">
            <w:pPr>
              <w:pStyle w:val="Heading1"/>
              <w:ind w:left="2054" w:right="1382" w:hanging="332"/>
              <w:rPr>
                <w:del w:id="3208" w:author="spencer.swartz@gmail.com" w:date="2017-02-19T20:53:00Z"/>
              </w:rPr>
              <w:pPrChange w:id="3209" w:author="spencer.swartz@gmail.com" w:date="2017-02-19T20:53:00Z">
                <w:pPr>
                  <w:spacing w:after="87" w:line="259" w:lineRule="auto"/>
                  <w:ind w:left="108" w:firstLine="0"/>
                </w:pPr>
              </w:pPrChange>
            </w:pPr>
            <w:del w:id="3210" w:author="spencer.swartz@gmail.com" w:date="2017-02-19T20:53:00Z">
              <w:r w:rsidDel="003321FD">
                <w:rPr>
                  <w:rFonts w:ascii="Bell MT" w:eastAsia="Bell MT" w:hAnsi="Bell MT" w:cs="Bell MT"/>
                </w:rPr>
                <w:delText xml:space="preserve"> </w:delText>
              </w:r>
            </w:del>
          </w:p>
          <w:p w14:paraId="2180E162" w14:textId="082BE9A8" w:rsidR="007A00CE" w:rsidDel="003321FD" w:rsidRDefault="00EF104A">
            <w:pPr>
              <w:pStyle w:val="Heading1"/>
              <w:ind w:left="2054" w:right="1382" w:hanging="332"/>
              <w:rPr>
                <w:del w:id="3211" w:author="spencer.swartz@gmail.com" w:date="2017-02-19T20:53:00Z"/>
              </w:rPr>
              <w:pPrChange w:id="3212" w:author="spencer.swartz@gmail.com" w:date="2017-02-19T20:53:00Z">
                <w:pPr>
                  <w:spacing w:after="0" w:line="259" w:lineRule="auto"/>
                  <w:ind w:left="378" w:right="66" w:hanging="180"/>
                </w:pPr>
              </w:pPrChange>
            </w:pPr>
            <w:del w:id="3213"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 policy to promote training for health care staff in the essential emergency management of trauma, obstetric care and anaesthesia? </w:delText>
              </w:r>
            </w:del>
          </w:p>
        </w:tc>
        <w:tc>
          <w:tcPr>
            <w:tcW w:w="1232" w:type="dxa"/>
            <w:tcBorders>
              <w:top w:val="single" w:sz="6" w:space="0" w:color="9A9A9A"/>
              <w:left w:val="nil"/>
              <w:bottom w:val="single" w:sz="12" w:space="0" w:color="000000"/>
              <w:right w:val="nil"/>
            </w:tcBorders>
          </w:tcPr>
          <w:p w14:paraId="68533EDF" w14:textId="44793433" w:rsidR="007A00CE" w:rsidDel="003321FD" w:rsidRDefault="00EF104A">
            <w:pPr>
              <w:pStyle w:val="Heading1"/>
              <w:ind w:left="2054" w:right="1382" w:hanging="332"/>
              <w:rPr>
                <w:del w:id="3214" w:author="spencer.swartz@gmail.com" w:date="2017-02-19T20:53:00Z"/>
              </w:rPr>
              <w:pPrChange w:id="3215" w:author="spencer.swartz@gmail.com" w:date="2017-02-19T20:53:00Z">
                <w:pPr>
                  <w:spacing w:after="0" w:line="259" w:lineRule="auto"/>
                  <w:ind w:left="0" w:firstLine="0"/>
                </w:pPr>
              </w:pPrChange>
            </w:pPr>
            <w:del w:id="3216" w:author="spencer.swartz@gmail.com" w:date="2017-02-19T20:53:00Z">
              <w:r w:rsidDel="003321FD">
                <w:rPr>
                  <w:rFonts w:ascii="Bell MT" w:eastAsia="Bell MT" w:hAnsi="Bell MT" w:cs="Bell MT"/>
                  <w:b w:val="0"/>
                </w:rPr>
                <w:delText xml:space="preserve">Yes </w:delText>
              </w:r>
            </w:del>
          </w:p>
        </w:tc>
        <w:tc>
          <w:tcPr>
            <w:tcW w:w="1075" w:type="dxa"/>
            <w:tcBorders>
              <w:top w:val="single" w:sz="6" w:space="0" w:color="9A9A9A"/>
              <w:left w:val="nil"/>
              <w:bottom w:val="single" w:sz="12" w:space="0" w:color="000000"/>
              <w:right w:val="single" w:sz="6" w:space="0" w:color="9A9A9A"/>
            </w:tcBorders>
          </w:tcPr>
          <w:p w14:paraId="5C9FDBC8" w14:textId="0669E65A" w:rsidR="007A00CE" w:rsidDel="003321FD" w:rsidRDefault="00EF104A">
            <w:pPr>
              <w:pStyle w:val="Heading1"/>
              <w:ind w:left="2054" w:right="1382" w:hanging="332"/>
              <w:rPr>
                <w:del w:id="3217" w:author="spencer.swartz@gmail.com" w:date="2017-02-19T20:53:00Z"/>
              </w:rPr>
              <w:pPrChange w:id="3218" w:author="spencer.swartz@gmail.com" w:date="2017-02-19T20:53:00Z">
                <w:pPr>
                  <w:spacing w:after="0" w:line="259" w:lineRule="auto"/>
                  <w:ind w:left="0" w:firstLine="0"/>
                </w:pPr>
              </w:pPrChange>
            </w:pPr>
            <w:del w:id="3219" w:author="spencer.swartz@gmail.com" w:date="2017-02-19T20:53:00Z">
              <w:r w:rsidDel="003321FD">
                <w:rPr>
                  <w:rFonts w:ascii="Bell MT" w:eastAsia="Bell MT" w:hAnsi="Bell MT" w:cs="Bell MT"/>
                  <w:b w:val="0"/>
                </w:rPr>
                <w:delText xml:space="preserve">No </w:delText>
              </w:r>
            </w:del>
          </w:p>
        </w:tc>
      </w:tr>
      <w:tr w:rsidR="007A00CE" w:rsidDel="003321FD" w14:paraId="08FF3372" w14:textId="5B4697F9">
        <w:trPr>
          <w:trHeight w:val="873"/>
          <w:del w:id="3220" w:author="spencer.swartz@gmail.com" w:date="2017-02-19T20:53:00Z"/>
        </w:trPr>
        <w:tc>
          <w:tcPr>
            <w:tcW w:w="0" w:type="auto"/>
            <w:vMerge/>
            <w:tcBorders>
              <w:top w:val="nil"/>
              <w:left w:val="single" w:sz="6" w:space="0" w:color="9A9A9A"/>
              <w:bottom w:val="single" w:sz="4" w:space="0" w:color="9A9A9A"/>
              <w:right w:val="nil"/>
            </w:tcBorders>
          </w:tcPr>
          <w:p w14:paraId="7CDD3F53" w14:textId="273A8036" w:rsidR="007A00CE" w:rsidDel="003321FD" w:rsidRDefault="007A00CE">
            <w:pPr>
              <w:pStyle w:val="Heading1"/>
              <w:ind w:left="2054" w:right="1382" w:hanging="332"/>
              <w:rPr>
                <w:del w:id="3221" w:author="spencer.swartz@gmail.com" w:date="2017-02-19T20:53:00Z"/>
              </w:rPr>
              <w:pPrChange w:id="3222" w:author="spencer.swartz@gmail.com" w:date="2017-02-19T20:53:00Z">
                <w:pPr>
                  <w:spacing w:after="160" w:line="259" w:lineRule="auto"/>
                  <w:ind w:left="0" w:firstLine="0"/>
                </w:pPr>
              </w:pPrChange>
            </w:pPr>
          </w:p>
        </w:tc>
        <w:tc>
          <w:tcPr>
            <w:tcW w:w="1232" w:type="dxa"/>
            <w:tcBorders>
              <w:top w:val="single" w:sz="12" w:space="0" w:color="000000"/>
              <w:left w:val="nil"/>
              <w:bottom w:val="single" w:sz="4" w:space="0" w:color="9A9A9A"/>
              <w:right w:val="nil"/>
            </w:tcBorders>
          </w:tcPr>
          <w:p w14:paraId="4ED34FC2" w14:textId="3E1D9564" w:rsidR="007A00CE" w:rsidDel="003321FD" w:rsidRDefault="00EF104A">
            <w:pPr>
              <w:pStyle w:val="Heading1"/>
              <w:ind w:left="2054" w:right="1382" w:hanging="332"/>
              <w:rPr>
                <w:del w:id="3223" w:author="spencer.swartz@gmail.com" w:date="2017-02-19T20:53:00Z"/>
              </w:rPr>
              <w:pPrChange w:id="3224" w:author="spencer.swartz@gmail.com" w:date="2017-02-19T20:53:00Z">
                <w:pPr>
                  <w:spacing w:after="0" w:line="259" w:lineRule="auto"/>
                  <w:ind w:left="0" w:firstLine="0"/>
                </w:pPr>
              </w:pPrChange>
            </w:pPr>
            <w:del w:id="322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75" w:type="dxa"/>
            <w:tcBorders>
              <w:top w:val="single" w:sz="12" w:space="0" w:color="000000"/>
              <w:left w:val="nil"/>
              <w:bottom w:val="single" w:sz="4" w:space="0" w:color="9A9A9A"/>
              <w:right w:val="single" w:sz="6" w:space="0" w:color="9A9A9A"/>
            </w:tcBorders>
          </w:tcPr>
          <w:p w14:paraId="1BA7A204" w14:textId="1AC6E4DC" w:rsidR="007A00CE" w:rsidDel="003321FD" w:rsidRDefault="00EF104A">
            <w:pPr>
              <w:pStyle w:val="Heading1"/>
              <w:ind w:left="2054" w:right="1382" w:hanging="332"/>
              <w:rPr>
                <w:del w:id="3226" w:author="spencer.swartz@gmail.com" w:date="2017-02-19T20:53:00Z"/>
              </w:rPr>
              <w:pPrChange w:id="3227" w:author="spencer.swartz@gmail.com" w:date="2017-02-19T20:53:00Z">
                <w:pPr>
                  <w:spacing w:after="0" w:line="259" w:lineRule="auto"/>
                  <w:ind w:left="0" w:firstLine="0"/>
                </w:pPr>
              </w:pPrChange>
            </w:pPr>
            <w:del w:id="3228"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8F957A1" w14:textId="38F79F28">
        <w:trPr>
          <w:trHeight w:val="863"/>
          <w:del w:id="3229" w:author="spencer.swartz@gmail.com" w:date="2017-02-19T20:53:00Z"/>
        </w:trPr>
        <w:tc>
          <w:tcPr>
            <w:tcW w:w="6649" w:type="dxa"/>
            <w:tcBorders>
              <w:top w:val="single" w:sz="4" w:space="0" w:color="9A9A9A"/>
              <w:left w:val="single" w:sz="6" w:space="0" w:color="9A9A9A"/>
              <w:bottom w:val="single" w:sz="4" w:space="0" w:color="9A9A9A"/>
              <w:right w:val="nil"/>
            </w:tcBorders>
          </w:tcPr>
          <w:p w14:paraId="41655489" w14:textId="2FF84C01" w:rsidR="007A00CE" w:rsidDel="003321FD" w:rsidRDefault="00EF104A">
            <w:pPr>
              <w:pStyle w:val="Heading1"/>
              <w:ind w:left="2054" w:right="1382" w:hanging="332"/>
              <w:rPr>
                <w:del w:id="3230" w:author="spencer.swartz@gmail.com" w:date="2017-02-19T20:53:00Z"/>
              </w:rPr>
              <w:pPrChange w:id="3231" w:author="spencer.swartz@gmail.com" w:date="2017-02-19T20:53:00Z">
                <w:pPr>
                  <w:spacing w:after="0" w:line="259" w:lineRule="auto"/>
                  <w:ind w:left="378" w:hanging="180"/>
                </w:pPr>
              </w:pPrChange>
            </w:pPr>
            <w:del w:id="3232"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 policy to update the protocols for the emergency management of trauma and obstetric care adapted to local needs? </w:delText>
              </w:r>
            </w:del>
          </w:p>
        </w:tc>
        <w:tc>
          <w:tcPr>
            <w:tcW w:w="1232" w:type="dxa"/>
            <w:tcBorders>
              <w:top w:val="single" w:sz="4" w:space="0" w:color="9A9A9A"/>
              <w:left w:val="nil"/>
              <w:bottom w:val="single" w:sz="4" w:space="0" w:color="9A9A9A"/>
              <w:right w:val="nil"/>
            </w:tcBorders>
          </w:tcPr>
          <w:p w14:paraId="6768E77B" w14:textId="4D1EA98D" w:rsidR="007A00CE" w:rsidDel="003321FD" w:rsidRDefault="00EF104A">
            <w:pPr>
              <w:pStyle w:val="Heading1"/>
              <w:ind w:left="2054" w:right="1382" w:hanging="332"/>
              <w:rPr>
                <w:del w:id="3233" w:author="spencer.swartz@gmail.com" w:date="2017-02-19T20:53:00Z"/>
              </w:rPr>
              <w:pPrChange w:id="3234" w:author="spencer.swartz@gmail.com" w:date="2017-02-19T20:53:00Z">
                <w:pPr>
                  <w:spacing w:after="0" w:line="259" w:lineRule="auto"/>
                  <w:ind w:left="0" w:firstLine="0"/>
                </w:pPr>
              </w:pPrChange>
            </w:pPr>
            <w:del w:id="323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75" w:type="dxa"/>
            <w:tcBorders>
              <w:top w:val="single" w:sz="4" w:space="0" w:color="9A9A9A"/>
              <w:left w:val="nil"/>
              <w:bottom w:val="single" w:sz="4" w:space="0" w:color="9A9A9A"/>
              <w:right w:val="single" w:sz="6" w:space="0" w:color="9A9A9A"/>
            </w:tcBorders>
          </w:tcPr>
          <w:p w14:paraId="3E85401C" w14:textId="7FD567AF" w:rsidR="007A00CE" w:rsidDel="003321FD" w:rsidRDefault="00EF104A">
            <w:pPr>
              <w:pStyle w:val="Heading1"/>
              <w:ind w:left="2054" w:right="1382" w:hanging="332"/>
              <w:rPr>
                <w:del w:id="3236" w:author="spencer.swartz@gmail.com" w:date="2017-02-19T20:53:00Z"/>
              </w:rPr>
              <w:pPrChange w:id="3237" w:author="spencer.swartz@gmail.com" w:date="2017-02-19T20:53:00Z">
                <w:pPr>
                  <w:spacing w:after="0" w:line="259" w:lineRule="auto"/>
                  <w:ind w:left="0" w:firstLine="0"/>
                </w:pPr>
              </w:pPrChange>
            </w:pPr>
            <w:del w:id="3238"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1EB2F858" w14:textId="577ED409">
        <w:trPr>
          <w:trHeight w:val="584"/>
          <w:del w:id="3239" w:author="spencer.swartz@gmail.com" w:date="2017-02-19T20:53:00Z"/>
        </w:trPr>
        <w:tc>
          <w:tcPr>
            <w:tcW w:w="6649" w:type="dxa"/>
            <w:tcBorders>
              <w:top w:val="single" w:sz="4" w:space="0" w:color="9A9A9A"/>
              <w:left w:val="single" w:sz="6" w:space="0" w:color="9A9A9A"/>
              <w:bottom w:val="single" w:sz="4" w:space="0" w:color="9A9A9A"/>
              <w:right w:val="nil"/>
            </w:tcBorders>
          </w:tcPr>
          <w:p w14:paraId="30A36CB8" w14:textId="47EE0B40" w:rsidR="007A00CE" w:rsidDel="003321FD" w:rsidRDefault="00EF104A">
            <w:pPr>
              <w:pStyle w:val="Heading1"/>
              <w:ind w:left="2054" w:right="1382" w:hanging="332"/>
              <w:rPr>
                <w:del w:id="3240" w:author="spencer.swartz@gmail.com" w:date="2017-02-19T20:53:00Z"/>
              </w:rPr>
              <w:pPrChange w:id="3241" w:author="spencer.swartz@gmail.com" w:date="2017-02-19T20:53:00Z">
                <w:pPr>
                  <w:spacing w:after="0" w:line="259" w:lineRule="auto"/>
                  <w:ind w:left="378" w:hanging="180"/>
                </w:pPr>
              </w:pPrChange>
            </w:pPr>
            <w:del w:id="3242"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Are there any guidelines on donation, procurement, and maintenance of all EE equipment? </w:delText>
              </w:r>
            </w:del>
          </w:p>
        </w:tc>
        <w:tc>
          <w:tcPr>
            <w:tcW w:w="1232" w:type="dxa"/>
            <w:tcBorders>
              <w:top w:val="single" w:sz="4" w:space="0" w:color="9A9A9A"/>
              <w:left w:val="nil"/>
              <w:bottom w:val="single" w:sz="4" w:space="0" w:color="9A9A9A"/>
              <w:right w:val="nil"/>
            </w:tcBorders>
          </w:tcPr>
          <w:p w14:paraId="088E8F49" w14:textId="620F64A1" w:rsidR="007A00CE" w:rsidDel="003321FD" w:rsidRDefault="00EF104A">
            <w:pPr>
              <w:pStyle w:val="Heading1"/>
              <w:ind w:left="2054" w:right="1382" w:hanging="332"/>
              <w:rPr>
                <w:del w:id="3243" w:author="spencer.swartz@gmail.com" w:date="2017-02-19T20:53:00Z"/>
              </w:rPr>
              <w:pPrChange w:id="3244" w:author="spencer.swartz@gmail.com" w:date="2017-02-19T20:53:00Z">
                <w:pPr>
                  <w:spacing w:after="0" w:line="259" w:lineRule="auto"/>
                  <w:ind w:left="0" w:firstLine="0"/>
                </w:pPr>
              </w:pPrChange>
            </w:pPr>
            <w:del w:id="324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75" w:type="dxa"/>
            <w:tcBorders>
              <w:top w:val="single" w:sz="4" w:space="0" w:color="9A9A9A"/>
              <w:left w:val="nil"/>
              <w:bottom w:val="single" w:sz="4" w:space="0" w:color="9A9A9A"/>
              <w:right w:val="single" w:sz="6" w:space="0" w:color="9A9A9A"/>
            </w:tcBorders>
          </w:tcPr>
          <w:p w14:paraId="601B9F16" w14:textId="120EA93A" w:rsidR="007A00CE" w:rsidDel="003321FD" w:rsidRDefault="00EF104A">
            <w:pPr>
              <w:pStyle w:val="Heading1"/>
              <w:ind w:left="2054" w:right="1382" w:hanging="332"/>
              <w:rPr>
                <w:del w:id="3246" w:author="spencer.swartz@gmail.com" w:date="2017-02-19T20:53:00Z"/>
              </w:rPr>
              <w:pPrChange w:id="3247" w:author="spencer.swartz@gmail.com" w:date="2017-02-19T20:53:00Z">
                <w:pPr>
                  <w:spacing w:after="0" w:line="259" w:lineRule="auto"/>
                  <w:ind w:left="0" w:firstLine="0"/>
                </w:pPr>
              </w:pPrChange>
            </w:pPr>
            <w:del w:id="3248"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r w:rsidR="007A00CE" w:rsidDel="003321FD" w14:paraId="05403CFA" w14:textId="55AE1100">
        <w:trPr>
          <w:trHeight w:val="583"/>
          <w:del w:id="3249" w:author="spencer.swartz@gmail.com" w:date="2017-02-19T20:53:00Z"/>
        </w:trPr>
        <w:tc>
          <w:tcPr>
            <w:tcW w:w="6649" w:type="dxa"/>
            <w:tcBorders>
              <w:top w:val="single" w:sz="4" w:space="0" w:color="9A9A9A"/>
              <w:left w:val="single" w:sz="6" w:space="0" w:color="9A9A9A"/>
              <w:bottom w:val="single" w:sz="4" w:space="0" w:color="9A9A9A"/>
              <w:right w:val="nil"/>
            </w:tcBorders>
          </w:tcPr>
          <w:p w14:paraId="52EE0A48" w14:textId="4963F5A7" w:rsidR="007A00CE" w:rsidDel="003321FD" w:rsidRDefault="00EF104A">
            <w:pPr>
              <w:pStyle w:val="Heading1"/>
              <w:ind w:left="2054" w:right="1382" w:hanging="332"/>
              <w:rPr>
                <w:del w:id="3250" w:author="spencer.swartz@gmail.com" w:date="2017-02-19T20:53:00Z"/>
              </w:rPr>
              <w:pPrChange w:id="3251" w:author="spencer.swartz@gmail.com" w:date="2017-02-19T20:53:00Z">
                <w:pPr>
                  <w:spacing w:after="0" w:line="259" w:lineRule="auto"/>
                  <w:ind w:left="378" w:hanging="180"/>
                </w:pPr>
              </w:pPrChange>
            </w:pPr>
            <w:del w:id="3252" w:author="spencer.swartz@gmail.com" w:date="2017-02-19T20:53:00Z">
              <w:r w:rsidDel="003321FD">
                <w:rPr>
                  <w:rFonts w:ascii="Wingdings" w:eastAsia="Wingdings" w:hAnsi="Wingdings" w:cs="Wingdings"/>
                </w:rPr>
                <w:delText></w:delText>
              </w:r>
              <w:r w:rsidDel="003321FD">
                <w:rPr>
                  <w:rFonts w:ascii="Arial" w:eastAsia="Arial" w:hAnsi="Arial" w:cs="Arial"/>
                </w:rPr>
                <w:delText xml:space="preserve"> </w:delText>
              </w:r>
              <w:r w:rsidDel="003321FD">
                <w:rPr>
                  <w:rFonts w:ascii="Bell MT" w:eastAsia="Bell MT" w:hAnsi="Bell MT" w:cs="Bell MT"/>
                </w:rPr>
                <w:delText xml:space="preserve">Is there a list of extra health personnel to be contacted in disaster situations?   </w:delText>
              </w:r>
            </w:del>
          </w:p>
        </w:tc>
        <w:tc>
          <w:tcPr>
            <w:tcW w:w="1232" w:type="dxa"/>
            <w:tcBorders>
              <w:top w:val="single" w:sz="4" w:space="0" w:color="9A9A9A"/>
              <w:left w:val="nil"/>
              <w:bottom w:val="single" w:sz="4" w:space="0" w:color="9A9A9A"/>
              <w:right w:val="nil"/>
            </w:tcBorders>
          </w:tcPr>
          <w:p w14:paraId="110D3C7C" w14:textId="661B7B1F" w:rsidR="007A00CE" w:rsidDel="003321FD" w:rsidRDefault="00EF104A">
            <w:pPr>
              <w:pStyle w:val="Heading1"/>
              <w:ind w:left="2054" w:right="1382" w:hanging="332"/>
              <w:rPr>
                <w:del w:id="3253" w:author="spencer.swartz@gmail.com" w:date="2017-02-19T20:53:00Z"/>
              </w:rPr>
              <w:pPrChange w:id="3254" w:author="spencer.swartz@gmail.com" w:date="2017-02-19T20:53:00Z">
                <w:pPr>
                  <w:spacing w:after="0" w:line="259" w:lineRule="auto"/>
                  <w:ind w:left="0" w:firstLine="0"/>
                </w:pPr>
              </w:pPrChange>
            </w:pPr>
            <w:del w:id="3255"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c>
          <w:tcPr>
            <w:tcW w:w="1075" w:type="dxa"/>
            <w:tcBorders>
              <w:top w:val="single" w:sz="4" w:space="0" w:color="9A9A9A"/>
              <w:left w:val="nil"/>
              <w:bottom w:val="single" w:sz="4" w:space="0" w:color="9A9A9A"/>
              <w:right w:val="single" w:sz="6" w:space="0" w:color="9A9A9A"/>
            </w:tcBorders>
          </w:tcPr>
          <w:p w14:paraId="43D609BC" w14:textId="4828861E" w:rsidR="007A00CE" w:rsidDel="003321FD" w:rsidRDefault="00EF104A">
            <w:pPr>
              <w:pStyle w:val="Heading1"/>
              <w:ind w:left="2054" w:right="1382" w:hanging="332"/>
              <w:rPr>
                <w:del w:id="3256" w:author="spencer.swartz@gmail.com" w:date="2017-02-19T20:53:00Z"/>
              </w:rPr>
              <w:pPrChange w:id="3257" w:author="spencer.swartz@gmail.com" w:date="2017-02-19T20:53:00Z">
                <w:pPr>
                  <w:spacing w:after="0" w:line="259" w:lineRule="auto"/>
                  <w:ind w:left="0" w:firstLine="0"/>
                </w:pPr>
              </w:pPrChange>
            </w:pPr>
            <w:del w:id="3258" w:author="spencer.swartz@gmail.com" w:date="2017-02-19T20:53:00Z">
              <w:r w:rsidDel="003321FD">
                <w:rPr>
                  <w:rFonts w:ascii="Wingdings" w:eastAsia="Wingdings" w:hAnsi="Wingdings" w:cs="Wingdings"/>
                </w:rPr>
                <w:delText></w:delText>
              </w:r>
              <w:r w:rsidDel="003321FD">
                <w:rPr>
                  <w:rFonts w:ascii="Bell MT" w:eastAsia="Bell MT" w:hAnsi="Bell MT" w:cs="Bell MT"/>
                </w:rPr>
                <w:delText xml:space="preserve"> </w:delText>
              </w:r>
            </w:del>
          </w:p>
        </w:tc>
      </w:tr>
    </w:tbl>
    <w:p w14:paraId="0C7007D5" w14:textId="52230B4A" w:rsidR="007A00CE" w:rsidDel="003321FD" w:rsidRDefault="00EF104A">
      <w:pPr>
        <w:ind w:left="0" w:firstLine="0"/>
        <w:rPr>
          <w:del w:id="3259" w:author="spencer.swartz@gmail.com" w:date="2017-02-19T20:53:00Z"/>
        </w:rPr>
        <w:pPrChange w:id="3260" w:author="spencer.swartz@gmail.com" w:date="2017-02-19T20:54:00Z">
          <w:pPr>
            <w:spacing w:after="0" w:line="259" w:lineRule="auto"/>
            <w:ind w:left="22" w:firstLine="0"/>
          </w:pPr>
        </w:pPrChange>
      </w:pPr>
      <w:del w:id="3261" w:author="spencer.swartz@gmail.com" w:date="2017-02-19T20:53:00Z">
        <w:r w:rsidDel="003321FD">
          <w:delText xml:space="preserve"> </w:delText>
        </w:r>
      </w:del>
    </w:p>
    <w:p w14:paraId="40E93505" w14:textId="6A987396" w:rsidR="007A00CE" w:rsidDel="003321FD" w:rsidRDefault="00EF104A">
      <w:pPr>
        <w:ind w:left="0" w:firstLine="0"/>
        <w:rPr>
          <w:del w:id="3262" w:author="spencer.swartz@gmail.com" w:date="2017-02-19T20:53:00Z"/>
        </w:rPr>
        <w:pPrChange w:id="3263" w:author="spencer.swartz@gmail.com" w:date="2017-02-19T20:54:00Z">
          <w:pPr>
            <w:pStyle w:val="Heading2"/>
          </w:pPr>
        </w:pPrChange>
      </w:pPr>
      <w:del w:id="3264" w:author="spencer.swartz@gmail.com" w:date="2017-02-19T20:53:00Z">
        <w:r w:rsidDel="003321FD">
          <w:delText xml:space="preserve">For guidance use WHO generic list of Essential Emergency Equipment  </w:delText>
        </w:r>
      </w:del>
    </w:p>
    <w:p w14:paraId="4DA3D4F6" w14:textId="471C1733" w:rsidR="007A00CE" w:rsidDel="003321FD" w:rsidRDefault="00EF104A">
      <w:pPr>
        <w:ind w:left="0" w:firstLine="0"/>
        <w:rPr>
          <w:del w:id="3265" w:author="spencer.swartz@gmail.com" w:date="2017-02-19T20:53:00Z"/>
        </w:rPr>
        <w:pPrChange w:id="3266" w:author="spencer.swartz@gmail.com" w:date="2017-02-19T20:54:00Z">
          <w:pPr>
            <w:spacing w:after="0" w:line="259" w:lineRule="auto"/>
            <w:ind w:left="22" w:firstLine="0"/>
          </w:pPr>
        </w:pPrChange>
      </w:pPr>
      <w:del w:id="3267" w:author="spencer.swartz@gmail.com" w:date="2017-02-19T20:53:00Z">
        <w:r w:rsidDel="003321FD">
          <w:rPr>
            <w:sz w:val="20"/>
          </w:rPr>
          <w:delText xml:space="preserve"> </w:delText>
        </w:r>
      </w:del>
    </w:p>
    <w:p w14:paraId="212DBA89" w14:textId="68417F5B" w:rsidR="007A00CE" w:rsidDel="003321FD" w:rsidRDefault="00237251">
      <w:pPr>
        <w:ind w:left="0" w:firstLine="0"/>
        <w:rPr>
          <w:del w:id="3268" w:author="spencer.swartz@gmail.com" w:date="2017-02-19T20:53:00Z"/>
        </w:rPr>
        <w:pPrChange w:id="3269" w:author="spencer.swartz@gmail.com" w:date="2017-02-19T20:54:00Z">
          <w:pPr>
            <w:spacing w:after="0" w:line="259" w:lineRule="auto"/>
            <w:ind w:left="0" w:right="831" w:firstLine="0"/>
            <w:jc w:val="center"/>
          </w:pPr>
        </w:pPrChange>
      </w:pPr>
      <w:del w:id="3270" w:author="spencer.swartz@gmail.com" w:date="2017-02-19T20:53:00Z">
        <w:r w:rsidDel="003321FD">
          <w:fldChar w:fldCharType="begin"/>
        </w:r>
        <w:r w:rsidDel="003321FD">
          <w:delInstrText xml:space="preserve"> HYPERLINK "http://www.who.int/eht" \h </w:delInstrText>
        </w:r>
        <w:r w:rsidDel="003321FD">
          <w:fldChar w:fldCharType="separate"/>
        </w:r>
        <w:r w:rsidR="00EF104A" w:rsidDel="003321FD">
          <w:rPr>
            <w:rFonts w:ascii="Verdana" w:eastAsia="Verdana" w:hAnsi="Verdana" w:cs="Verdana"/>
            <w:color w:val="0000FF"/>
            <w:sz w:val="16"/>
            <w:u w:val="single" w:color="0000FF"/>
          </w:rPr>
          <w:delText>Department of Essential Health Technologies</w:delText>
        </w:r>
        <w:r w:rsidDel="003321FD">
          <w:rPr>
            <w:rFonts w:ascii="Verdana" w:eastAsia="Verdana" w:hAnsi="Verdana" w:cs="Verdana"/>
            <w:color w:val="0000FF"/>
            <w:sz w:val="16"/>
            <w:u w:val="single" w:color="0000FF"/>
          </w:rPr>
          <w:fldChar w:fldCharType="end"/>
        </w:r>
      </w:del>
    </w:p>
    <w:p w14:paraId="7259D316" w14:textId="5E6DD249" w:rsidR="007A00CE" w:rsidDel="003321FD" w:rsidRDefault="00EF104A">
      <w:pPr>
        <w:ind w:left="0" w:firstLine="0"/>
        <w:rPr>
          <w:del w:id="3271" w:author="spencer.swartz@gmail.com" w:date="2017-02-19T20:53:00Z"/>
        </w:rPr>
        <w:pPrChange w:id="3272" w:author="spencer.swartz@gmail.com" w:date="2017-02-19T20:54:00Z">
          <w:pPr>
            <w:spacing w:after="0" w:line="259" w:lineRule="auto"/>
            <w:ind w:left="10" w:right="830"/>
            <w:jc w:val="center"/>
          </w:pPr>
        </w:pPrChange>
      </w:pPr>
      <w:del w:id="3273" w:author="spencer.swartz@gmail.com" w:date="2017-02-19T20:53:00Z">
        <w:r w:rsidDel="003321FD">
          <w:rPr>
            <w:rFonts w:ascii="Verdana" w:eastAsia="Verdana" w:hAnsi="Verdana" w:cs="Verdana"/>
            <w:sz w:val="16"/>
          </w:rPr>
          <w:delText xml:space="preserve">World Health Organization, </w:delText>
        </w:r>
      </w:del>
    </w:p>
    <w:p w14:paraId="7B03F178" w14:textId="65F565EE" w:rsidR="007A00CE" w:rsidDel="003321FD" w:rsidRDefault="00EF104A">
      <w:pPr>
        <w:ind w:left="0" w:firstLine="0"/>
        <w:rPr>
          <w:del w:id="3274" w:author="spencer.swartz@gmail.com" w:date="2017-02-19T20:53:00Z"/>
        </w:rPr>
        <w:pPrChange w:id="3275" w:author="spencer.swartz@gmail.com" w:date="2017-02-19T20:54:00Z">
          <w:pPr>
            <w:spacing w:after="39" w:line="259" w:lineRule="auto"/>
            <w:ind w:left="10" w:right="829"/>
            <w:jc w:val="center"/>
          </w:pPr>
        </w:pPrChange>
      </w:pPr>
      <w:del w:id="3276" w:author="spencer.swartz@gmail.com" w:date="2017-02-19T20:53:00Z">
        <w:r w:rsidDel="003321FD">
          <w:rPr>
            <w:rFonts w:ascii="Verdana" w:eastAsia="Verdana" w:hAnsi="Verdana" w:cs="Verdana"/>
            <w:sz w:val="16"/>
          </w:rPr>
          <w:delText xml:space="preserve">20 Avenue Appia, 1211, Geneva 27,Switzerland </w:delText>
        </w:r>
      </w:del>
    </w:p>
    <w:p w14:paraId="615379CF" w14:textId="0EB6EFCF" w:rsidR="007A00CE" w:rsidDel="003321FD" w:rsidRDefault="00EF104A">
      <w:pPr>
        <w:ind w:left="0" w:firstLine="0"/>
        <w:rPr>
          <w:del w:id="3277" w:author="spencer.swartz@gmail.com" w:date="2017-02-19T20:53:00Z"/>
        </w:rPr>
        <w:pPrChange w:id="3278" w:author="spencer.swartz@gmail.com" w:date="2017-02-19T20:54:00Z">
          <w:pPr>
            <w:spacing w:after="0" w:line="259" w:lineRule="auto"/>
            <w:ind w:left="3875" w:firstLine="0"/>
          </w:pPr>
        </w:pPrChange>
      </w:pPr>
      <w:del w:id="3279" w:author="spencer.swartz@gmail.com" w:date="2017-02-19T20:53:00Z">
        <w:r w:rsidDel="003321FD">
          <w:rPr>
            <w:sz w:val="16"/>
          </w:rPr>
          <w:delText>Fax: 41 22 791 4836    Internet:</w:delText>
        </w:r>
        <w:r w:rsidDel="003321FD">
          <w:rPr>
            <w:sz w:val="20"/>
          </w:rPr>
          <w:delText xml:space="preserve"> </w:delText>
        </w:r>
        <w:r w:rsidR="00237251" w:rsidDel="003321FD">
          <w:fldChar w:fldCharType="begin"/>
        </w:r>
        <w:r w:rsidR="00237251" w:rsidDel="003321FD">
          <w:delInstrText xml:space="preserve"> HYPERLINK "http://www.who.int/surgery" \h </w:delInstrText>
        </w:r>
        <w:r w:rsidR="00237251" w:rsidDel="003321FD">
          <w:fldChar w:fldCharType="separate"/>
        </w:r>
        <w:r w:rsidDel="003321FD">
          <w:rPr>
            <w:color w:val="0000FF"/>
            <w:sz w:val="20"/>
            <w:u w:val="single" w:color="0000FF"/>
          </w:rPr>
          <w:delText>www.who.int/surgery</w:delText>
        </w:r>
        <w:r w:rsidR="00237251" w:rsidDel="003321FD">
          <w:rPr>
            <w:color w:val="0000FF"/>
            <w:sz w:val="20"/>
            <w:u w:val="single" w:color="0000FF"/>
          </w:rPr>
          <w:fldChar w:fldCharType="end"/>
        </w:r>
      </w:del>
    </w:p>
    <w:p w14:paraId="5A74E5B8" w14:textId="637608A4" w:rsidR="007A00CE" w:rsidDel="003321FD" w:rsidRDefault="00EF104A">
      <w:pPr>
        <w:ind w:left="0" w:firstLine="0"/>
        <w:rPr>
          <w:del w:id="3280" w:author="spencer.swartz@gmail.com" w:date="2017-02-19T20:53:00Z"/>
        </w:rPr>
        <w:pPrChange w:id="3281" w:author="spencer.swartz@gmail.com" w:date="2017-02-19T20:54:00Z">
          <w:pPr>
            <w:spacing w:after="0" w:line="259" w:lineRule="auto"/>
            <w:ind w:left="2099" w:firstLine="0"/>
            <w:jc w:val="center"/>
          </w:pPr>
        </w:pPrChange>
      </w:pPr>
      <w:del w:id="3282" w:author="spencer.swartz@gmail.com" w:date="2017-02-19T20:53:00Z">
        <w:r w:rsidDel="003321FD">
          <w:rPr>
            <w:sz w:val="20"/>
          </w:rPr>
          <w:delText xml:space="preserve"> </w:delText>
        </w:r>
      </w:del>
    </w:p>
    <w:p w14:paraId="519DB6C8" w14:textId="3AC52C8B" w:rsidR="007A00CE" w:rsidDel="003321FD" w:rsidRDefault="00EF104A">
      <w:pPr>
        <w:ind w:left="0" w:firstLine="0"/>
        <w:rPr>
          <w:del w:id="3283" w:author="spencer.swartz@gmail.com" w:date="2017-02-19T20:53:00Z"/>
        </w:rPr>
        <w:pPrChange w:id="3284" w:author="spencer.swartz@gmail.com" w:date="2017-02-19T20:54:00Z">
          <w:pPr>
            <w:pStyle w:val="Heading3"/>
            <w:ind w:left="111"/>
          </w:pPr>
        </w:pPrChange>
      </w:pPr>
      <w:del w:id="3285" w:author="spencer.swartz@gmail.com" w:date="2017-02-19T20:53:00Z">
        <w:r w:rsidDel="003321FD">
          <w:delText xml:space="preserve">  WHO Generic Essential Emergency Equipment List </w:delText>
        </w:r>
      </w:del>
    </w:p>
    <w:p w14:paraId="2A7A08EC" w14:textId="7DBDD635" w:rsidR="007A00CE" w:rsidDel="003321FD" w:rsidRDefault="00EF104A">
      <w:pPr>
        <w:ind w:left="0" w:firstLine="0"/>
        <w:rPr>
          <w:del w:id="3286" w:author="spencer.swartz@gmail.com" w:date="2017-02-19T20:53:00Z"/>
        </w:rPr>
        <w:pPrChange w:id="3287" w:author="spencer.swartz@gmail.com" w:date="2017-02-19T20:54:00Z">
          <w:pPr>
            <w:spacing w:after="0" w:line="259" w:lineRule="auto"/>
            <w:ind w:left="116" w:firstLine="0"/>
          </w:pPr>
        </w:pPrChange>
      </w:pPr>
      <w:del w:id="3288" w:author="spencer.swartz@gmail.com" w:date="2017-02-19T20:53:00Z">
        <w:r w:rsidDel="003321FD">
          <w:rPr>
            <w:rFonts w:ascii="Arial" w:eastAsia="Arial" w:hAnsi="Arial" w:cs="Arial"/>
            <w:b/>
            <w:i/>
            <w:sz w:val="20"/>
          </w:rPr>
          <w:delText xml:space="preserve"> </w:delText>
        </w:r>
      </w:del>
    </w:p>
    <w:p w14:paraId="26B51FA6" w14:textId="3289418F" w:rsidR="007A00CE" w:rsidDel="003321FD" w:rsidRDefault="00EF104A">
      <w:pPr>
        <w:ind w:left="0" w:firstLine="0"/>
        <w:rPr>
          <w:del w:id="3289" w:author="spencer.swartz@gmail.com" w:date="2017-02-19T20:53:00Z"/>
        </w:rPr>
        <w:pPrChange w:id="3290" w:author="spencer.swartz@gmail.com" w:date="2017-02-19T20:54:00Z">
          <w:pPr>
            <w:spacing w:after="16" w:line="251" w:lineRule="auto"/>
            <w:ind w:left="116" w:right="923" w:firstLine="0"/>
          </w:pPr>
        </w:pPrChange>
      </w:pPr>
      <w:del w:id="3291" w:author="spencer.swartz@gmail.com" w:date="2017-02-19T20:53:00Z">
        <w:r w:rsidDel="003321FD">
          <w:rPr>
            <w:rFonts w:ascii="Arial" w:eastAsia="Arial" w:hAnsi="Arial" w:cs="Arial"/>
            <w:b/>
            <w:i/>
            <w:sz w:val="20"/>
          </w:rPr>
          <w:delText xml:space="preserve">This checklist of essential emergency equipment for resuscitation describes minimum requirements for essential emergency surgical care at the first referral health facility(small or rural hospital/ health centre) </w:delText>
        </w:r>
      </w:del>
    </w:p>
    <w:p w14:paraId="0D8BFBF3" w14:textId="0D269F5D" w:rsidR="007A00CE" w:rsidDel="003321FD" w:rsidRDefault="00EF104A">
      <w:pPr>
        <w:ind w:left="0" w:firstLine="0"/>
        <w:rPr>
          <w:del w:id="3292" w:author="spencer.swartz@gmail.com" w:date="2017-02-19T20:53:00Z"/>
        </w:rPr>
        <w:pPrChange w:id="3293" w:author="spencer.swartz@gmail.com" w:date="2017-02-19T20:54:00Z">
          <w:pPr>
            <w:spacing w:after="7" w:line="259" w:lineRule="auto"/>
            <w:ind w:left="116" w:firstLine="0"/>
          </w:pPr>
        </w:pPrChange>
      </w:pPr>
      <w:del w:id="3294" w:author="spencer.swartz@gmail.com" w:date="2017-02-19T20:53:00Z">
        <w:r w:rsidDel="003321FD">
          <w:rPr>
            <w:rFonts w:ascii="Arial" w:eastAsia="Arial" w:hAnsi="Arial" w:cs="Arial"/>
            <w:b/>
            <w:i/>
            <w:sz w:val="20"/>
          </w:rPr>
          <w:delText xml:space="preserve"> </w:delText>
        </w:r>
      </w:del>
    </w:p>
    <w:p w14:paraId="4E4D482F" w14:textId="5ED453B6" w:rsidR="007A00CE" w:rsidDel="003321FD" w:rsidRDefault="00EF104A">
      <w:pPr>
        <w:ind w:left="0" w:firstLine="0"/>
        <w:rPr>
          <w:del w:id="3295" w:author="spencer.swartz@gmail.com" w:date="2017-02-19T20:53:00Z"/>
        </w:rPr>
        <w:pPrChange w:id="3296" w:author="spencer.swartz@gmail.com" w:date="2017-02-19T20:54:00Z">
          <w:pPr>
            <w:spacing w:after="18" w:line="259" w:lineRule="auto"/>
            <w:ind w:left="116" w:firstLine="0"/>
          </w:pPr>
        </w:pPrChange>
      </w:pPr>
      <w:del w:id="3297" w:author="spencer.swartz@gmail.com" w:date="2017-02-19T20:53:00Z">
        <w:r w:rsidDel="003321FD">
          <w:rPr>
            <w:rFonts w:ascii="Arial" w:eastAsia="Arial" w:hAnsi="Arial" w:cs="Arial"/>
            <w:b/>
            <w:i/>
            <w:sz w:val="20"/>
          </w:rPr>
          <w:delText xml:space="preserve"> </w:delText>
        </w:r>
      </w:del>
    </w:p>
    <w:p w14:paraId="05D701AE" w14:textId="109D13B4" w:rsidR="007A00CE" w:rsidDel="003321FD" w:rsidRDefault="00EF104A">
      <w:pPr>
        <w:ind w:left="0" w:firstLine="0"/>
        <w:rPr>
          <w:del w:id="3298" w:author="spencer.swartz@gmail.com" w:date="2017-02-19T20:53:00Z"/>
        </w:rPr>
        <w:pPrChange w:id="3299" w:author="spencer.swartz@gmail.com" w:date="2017-02-19T20:54:00Z">
          <w:pPr>
            <w:pBdr>
              <w:top w:val="single" w:sz="4" w:space="0" w:color="000000"/>
              <w:left w:val="single" w:sz="4" w:space="0" w:color="000000"/>
              <w:bottom w:val="single" w:sz="4" w:space="0" w:color="000000"/>
              <w:right w:val="single" w:sz="4" w:space="0" w:color="000000"/>
            </w:pBdr>
            <w:spacing w:after="15" w:line="259" w:lineRule="auto"/>
            <w:ind w:left="111"/>
          </w:pPr>
        </w:pPrChange>
      </w:pPr>
      <w:del w:id="3300" w:author="spencer.swartz@gmail.com" w:date="2017-02-19T20:53:00Z">
        <w:r w:rsidDel="003321FD">
          <w:rPr>
            <w:rFonts w:ascii="Arial" w:eastAsia="Arial" w:hAnsi="Arial" w:cs="Arial"/>
            <w:b/>
            <w:sz w:val="20"/>
          </w:rPr>
          <w:delText xml:space="preserve">Capital Outlays                                                Quantity                             Date checked </w:delText>
        </w:r>
      </w:del>
    </w:p>
    <w:p w14:paraId="24681215" w14:textId="0E743B0D" w:rsidR="007A00CE" w:rsidDel="003321FD" w:rsidRDefault="00EF104A">
      <w:pPr>
        <w:ind w:left="0" w:firstLine="0"/>
        <w:rPr>
          <w:del w:id="3301" w:author="spencer.swartz@gmail.com" w:date="2017-02-19T20:53:00Z"/>
        </w:rPr>
        <w:pPrChange w:id="3302" w:author="spencer.swartz@gmail.com" w:date="2017-02-19T20:54:00Z">
          <w:pPr>
            <w:spacing w:after="4" w:line="259" w:lineRule="auto"/>
            <w:ind w:left="111"/>
          </w:pPr>
        </w:pPrChange>
      </w:pPr>
      <w:del w:id="3303" w:author="spencer.swartz@gmail.com" w:date="2017-02-19T20:53:00Z">
        <w:r w:rsidDel="003321FD">
          <w:rPr>
            <w:rFonts w:ascii="Arial" w:eastAsia="Arial" w:hAnsi="Arial" w:cs="Arial"/>
            <w:sz w:val="20"/>
          </w:rPr>
          <w:delText xml:space="preserve">Resuscitator bag valve and mask  (adult) </w:delText>
        </w:r>
      </w:del>
    </w:p>
    <w:p w14:paraId="478A6700" w14:textId="4CDE748A" w:rsidR="007A00CE" w:rsidDel="003321FD" w:rsidRDefault="00EF104A">
      <w:pPr>
        <w:ind w:left="0" w:firstLine="0"/>
        <w:rPr>
          <w:del w:id="3304" w:author="spencer.swartz@gmail.com" w:date="2017-02-19T20:53:00Z"/>
        </w:rPr>
        <w:pPrChange w:id="3305" w:author="spencer.swartz@gmail.com" w:date="2017-02-19T20:54:00Z">
          <w:pPr>
            <w:spacing w:after="4" w:line="259" w:lineRule="auto"/>
            <w:ind w:left="111"/>
          </w:pPr>
        </w:pPrChange>
      </w:pPr>
      <w:del w:id="3306" w:author="spencer.swartz@gmail.com" w:date="2017-02-19T20:53:00Z">
        <w:r w:rsidDel="003321FD">
          <w:rPr>
            <w:rFonts w:ascii="Arial" w:eastAsia="Arial" w:hAnsi="Arial" w:cs="Arial"/>
            <w:sz w:val="20"/>
          </w:rPr>
          <w:delText xml:space="preserve">Resuscitator bag valve and mask  (paediatric) </w:delText>
        </w:r>
      </w:del>
    </w:p>
    <w:p w14:paraId="239E4DC2" w14:textId="13DC73F1" w:rsidR="007A00CE" w:rsidDel="003321FD" w:rsidRDefault="00EF104A">
      <w:pPr>
        <w:ind w:left="0" w:firstLine="0"/>
        <w:rPr>
          <w:del w:id="3307" w:author="spencer.swartz@gmail.com" w:date="2017-02-19T20:53:00Z"/>
        </w:rPr>
        <w:pPrChange w:id="3308" w:author="spencer.swartz@gmail.com" w:date="2017-02-19T20:54:00Z">
          <w:pPr>
            <w:spacing w:after="4" w:line="259" w:lineRule="auto"/>
            <w:ind w:left="111"/>
          </w:pPr>
        </w:pPrChange>
      </w:pPr>
      <w:del w:id="3309" w:author="spencer.swartz@gmail.com" w:date="2017-02-19T20:53:00Z">
        <w:r w:rsidDel="003321FD">
          <w:rPr>
            <w:rFonts w:ascii="Arial" w:eastAsia="Arial" w:hAnsi="Arial" w:cs="Arial"/>
            <w:sz w:val="20"/>
          </w:rPr>
          <w:delText xml:space="preserve">Oxygen source (cylinder or concentrator) </w:delText>
        </w:r>
      </w:del>
    </w:p>
    <w:p w14:paraId="0B19CE64" w14:textId="1B40B3A0" w:rsidR="007A00CE" w:rsidDel="003321FD" w:rsidRDefault="00EF104A">
      <w:pPr>
        <w:ind w:left="0" w:firstLine="0"/>
        <w:rPr>
          <w:del w:id="3310" w:author="spencer.swartz@gmail.com" w:date="2017-02-19T20:53:00Z"/>
        </w:rPr>
        <w:pPrChange w:id="3311" w:author="spencer.swartz@gmail.com" w:date="2017-02-19T20:54:00Z">
          <w:pPr>
            <w:spacing w:after="4" w:line="259" w:lineRule="auto"/>
            <w:ind w:left="111"/>
          </w:pPr>
        </w:pPrChange>
      </w:pPr>
      <w:del w:id="3312" w:author="spencer.swartz@gmail.com" w:date="2017-02-19T20:53:00Z">
        <w:r w:rsidDel="003321FD">
          <w:rPr>
            <w:rFonts w:ascii="Arial" w:eastAsia="Arial" w:hAnsi="Arial" w:cs="Arial"/>
            <w:sz w:val="20"/>
          </w:rPr>
          <w:delText xml:space="preserve">Mask and Tubings to connect to oxygen supply </w:delText>
        </w:r>
      </w:del>
    </w:p>
    <w:p w14:paraId="780F8DAB" w14:textId="1F40B352" w:rsidR="007A00CE" w:rsidDel="003321FD" w:rsidRDefault="00EF104A">
      <w:pPr>
        <w:ind w:left="0" w:firstLine="0"/>
        <w:rPr>
          <w:del w:id="3313" w:author="spencer.swartz@gmail.com" w:date="2017-02-19T20:53:00Z"/>
        </w:rPr>
        <w:pPrChange w:id="3314" w:author="spencer.swartz@gmail.com" w:date="2017-02-19T20:54:00Z">
          <w:pPr>
            <w:spacing w:after="4" w:line="259" w:lineRule="auto"/>
            <w:ind w:left="111"/>
          </w:pPr>
        </w:pPrChange>
      </w:pPr>
      <w:del w:id="3315" w:author="spencer.swartz@gmail.com" w:date="2017-02-19T20:53:00Z">
        <w:r w:rsidDel="003321FD">
          <w:rPr>
            <w:rFonts w:ascii="Arial" w:eastAsia="Arial" w:hAnsi="Arial" w:cs="Arial"/>
            <w:sz w:val="20"/>
          </w:rPr>
          <w:delText xml:space="preserve">Light source to ensure visibility (lamp and flash light) </w:delText>
        </w:r>
      </w:del>
    </w:p>
    <w:p w14:paraId="07BAD3EF" w14:textId="03EE9368" w:rsidR="007A00CE" w:rsidDel="003321FD" w:rsidRDefault="00EF104A">
      <w:pPr>
        <w:ind w:left="0" w:firstLine="0"/>
        <w:rPr>
          <w:del w:id="3316" w:author="spencer.swartz@gmail.com" w:date="2017-02-19T20:53:00Z"/>
        </w:rPr>
        <w:pPrChange w:id="3317" w:author="spencer.swartz@gmail.com" w:date="2017-02-19T20:54:00Z">
          <w:pPr>
            <w:spacing w:after="4" w:line="259" w:lineRule="auto"/>
            <w:ind w:left="111"/>
          </w:pPr>
        </w:pPrChange>
      </w:pPr>
      <w:del w:id="3318" w:author="spencer.swartz@gmail.com" w:date="2017-02-19T20:53:00Z">
        <w:r w:rsidDel="003321FD">
          <w:rPr>
            <w:rFonts w:ascii="Arial" w:eastAsia="Arial" w:hAnsi="Arial" w:cs="Arial"/>
            <w:sz w:val="20"/>
          </w:rPr>
          <w:delText xml:space="preserve">Stethoscope  </w:delText>
        </w:r>
      </w:del>
    </w:p>
    <w:p w14:paraId="25612036" w14:textId="0A45A598" w:rsidR="007A00CE" w:rsidDel="003321FD" w:rsidRDefault="00EF104A">
      <w:pPr>
        <w:ind w:left="0" w:firstLine="0"/>
        <w:rPr>
          <w:del w:id="3319" w:author="spencer.swartz@gmail.com" w:date="2017-02-19T20:53:00Z"/>
        </w:rPr>
        <w:pPrChange w:id="3320" w:author="spencer.swartz@gmail.com" w:date="2017-02-19T20:54:00Z">
          <w:pPr>
            <w:spacing w:after="4" w:line="259" w:lineRule="auto"/>
            <w:ind w:left="111"/>
          </w:pPr>
        </w:pPrChange>
      </w:pPr>
      <w:del w:id="3321" w:author="spencer.swartz@gmail.com" w:date="2017-02-19T20:53:00Z">
        <w:r w:rsidDel="003321FD">
          <w:rPr>
            <w:rFonts w:ascii="Arial" w:eastAsia="Arial" w:hAnsi="Arial" w:cs="Arial"/>
            <w:sz w:val="20"/>
          </w:rPr>
          <w:delText xml:space="preserve">Suction pump (manual or electric) </w:delText>
        </w:r>
      </w:del>
    </w:p>
    <w:p w14:paraId="1A1D8DCA" w14:textId="54A8BAAD" w:rsidR="007A00CE" w:rsidDel="003321FD" w:rsidRDefault="00EF104A">
      <w:pPr>
        <w:ind w:left="0" w:firstLine="0"/>
        <w:rPr>
          <w:del w:id="3322" w:author="spencer.swartz@gmail.com" w:date="2017-02-19T20:53:00Z"/>
        </w:rPr>
        <w:pPrChange w:id="3323" w:author="spencer.swartz@gmail.com" w:date="2017-02-19T20:54:00Z">
          <w:pPr>
            <w:spacing w:after="4" w:line="259" w:lineRule="auto"/>
            <w:ind w:left="111"/>
          </w:pPr>
        </w:pPrChange>
      </w:pPr>
      <w:del w:id="3324" w:author="spencer.swartz@gmail.com" w:date="2017-02-19T20:53:00Z">
        <w:r w:rsidDel="003321FD">
          <w:rPr>
            <w:rFonts w:ascii="Arial" w:eastAsia="Arial" w:hAnsi="Arial" w:cs="Arial"/>
            <w:sz w:val="20"/>
          </w:rPr>
          <w:delText xml:space="preserve">Blood pressure measuring equipment </w:delText>
        </w:r>
      </w:del>
    </w:p>
    <w:p w14:paraId="7AD52D82" w14:textId="0A925C6C" w:rsidR="007A00CE" w:rsidDel="003321FD" w:rsidRDefault="00EF104A">
      <w:pPr>
        <w:ind w:left="0" w:firstLine="0"/>
        <w:rPr>
          <w:del w:id="3325" w:author="spencer.swartz@gmail.com" w:date="2017-02-19T20:53:00Z"/>
        </w:rPr>
        <w:pPrChange w:id="3326" w:author="spencer.swartz@gmail.com" w:date="2017-02-19T20:54:00Z">
          <w:pPr>
            <w:spacing w:after="4" w:line="259" w:lineRule="auto"/>
            <w:ind w:left="111"/>
          </w:pPr>
        </w:pPrChange>
      </w:pPr>
      <w:del w:id="3327" w:author="spencer.swartz@gmail.com" w:date="2017-02-19T20:53:00Z">
        <w:r w:rsidDel="003321FD">
          <w:rPr>
            <w:rFonts w:ascii="Arial" w:eastAsia="Arial" w:hAnsi="Arial" w:cs="Arial"/>
            <w:sz w:val="20"/>
          </w:rPr>
          <w:delText xml:space="preserve">Thermometer </w:delText>
        </w:r>
      </w:del>
    </w:p>
    <w:p w14:paraId="5F3FDE18" w14:textId="3D366BB8" w:rsidR="007A00CE" w:rsidDel="003321FD" w:rsidRDefault="00EF104A">
      <w:pPr>
        <w:ind w:left="0" w:firstLine="0"/>
        <w:rPr>
          <w:del w:id="3328" w:author="spencer.swartz@gmail.com" w:date="2017-02-19T20:53:00Z"/>
        </w:rPr>
        <w:pPrChange w:id="3329" w:author="spencer.swartz@gmail.com" w:date="2017-02-19T20:54:00Z">
          <w:pPr>
            <w:spacing w:after="4" w:line="259" w:lineRule="auto"/>
            <w:ind w:left="111"/>
          </w:pPr>
        </w:pPrChange>
      </w:pPr>
      <w:del w:id="3330" w:author="spencer.swartz@gmail.com" w:date="2017-02-19T20:53:00Z">
        <w:r w:rsidDel="003321FD">
          <w:rPr>
            <w:rFonts w:ascii="Arial" w:eastAsia="Arial" w:hAnsi="Arial" w:cs="Arial"/>
            <w:sz w:val="20"/>
          </w:rPr>
          <w:delText xml:space="preserve">Scalpel # 3 handle with #10,11,15 blade; </w:delText>
        </w:r>
      </w:del>
    </w:p>
    <w:p w14:paraId="303820F3" w14:textId="5AFD4130" w:rsidR="007A00CE" w:rsidDel="003321FD" w:rsidRDefault="00EF104A">
      <w:pPr>
        <w:ind w:left="0" w:firstLine="0"/>
        <w:rPr>
          <w:del w:id="3331" w:author="spencer.swartz@gmail.com" w:date="2017-02-19T20:53:00Z"/>
        </w:rPr>
        <w:pPrChange w:id="3332" w:author="spencer.swartz@gmail.com" w:date="2017-02-19T20:54:00Z">
          <w:pPr>
            <w:spacing w:after="4" w:line="259" w:lineRule="auto"/>
            <w:ind w:left="111"/>
          </w:pPr>
        </w:pPrChange>
      </w:pPr>
      <w:del w:id="3333" w:author="spencer.swartz@gmail.com" w:date="2017-02-19T20:53:00Z">
        <w:r w:rsidDel="003321FD">
          <w:rPr>
            <w:rFonts w:ascii="Arial" w:eastAsia="Arial" w:hAnsi="Arial" w:cs="Arial"/>
            <w:sz w:val="20"/>
          </w:rPr>
          <w:delText xml:space="preserve">Scalpel # 4 handle with # 22 blade </w:delText>
        </w:r>
      </w:del>
    </w:p>
    <w:p w14:paraId="7454E922" w14:textId="54189A7D" w:rsidR="007A00CE" w:rsidDel="003321FD" w:rsidRDefault="00EF104A">
      <w:pPr>
        <w:ind w:left="0" w:firstLine="0"/>
        <w:rPr>
          <w:del w:id="3334" w:author="spencer.swartz@gmail.com" w:date="2017-02-19T20:53:00Z"/>
        </w:rPr>
        <w:pPrChange w:id="3335" w:author="spencer.swartz@gmail.com" w:date="2017-02-19T20:54:00Z">
          <w:pPr>
            <w:spacing w:after="4" w:line="259" w:lineRule="auto"/>
            <w:ind w:left="111"/>
          </w:pPr>
        </w:pPrChange>
      </w:pPr>
      <w:del w:id="3336" w:author="spencer.swartz@gmail.com" w:date="2017-02-19T20:53:00Z">
        <w:r w:rsidDel="003321FD">
          <w:rPr>
            <w:rFonts w:ascii="Arial" w:eastAsia="Arial" w:hAnsi="Arial" w:cs="Arial"/>
            <w:sz w:val="20"/>
          </w:rPr>
          <w:delText xml:space="preserve">Scissors straight 12 cm  </w:delText>
        </w:r>
      </w:del>
    </w:p>
    <w:p w14:paraId="7880BBE7" w14:textId="3FAA31A7" w:rsidR="007A00CE" w:rsidDel="003321FD" w:rsidRDefault="00EF104A">
      <w:pPr>
        <w:ind w:left="0" w:firstLine="0"/>
        <w:rPr>
          <w:del w:id="3337" w:author="spencer.swartz@gmail.com" w:date="2017-02-19T20:53:00Z"/>
        </w:rPr>
        <w:pPrChange w:id="3338" w:author="spencer.swartz@gmail.com" w:date="2017-02-19T20:54:00Z">
          <w:pPr>
            <w:spacing w:after="4" w:line="259" w:lineRule="auto"/>
            <w:ind w:left="111"/>
          </w:pPr>
        </w:pPrChange>
      </w:pPr>
      <w:del w:id="3339" w:author="spencer.swartz@gmail.com" w:date="2017-02-19T20:53:00Z">
        <w:r w:rsidDel="003321FD">
          <w:rPr>
            <w:rFonts w:ascii="Arial" w:eastAsia="Arial" w:hAnsi="Arial" w:cs="Arial"/>
            <w:sz w:val="20"/>
          </w:rPr>
          <w:delText xml:space="preserve">Scissors blunt 14 cm </w:delText>
        </w:r>
      </w:del>
    </w:p>
    <w:p w14:paraId="7DB5852D" w14:textId="462FE595" w:rsidR="007A00CE" w:rsidDel="003321FD" w:rsidRDefault="00EF104A">
      <w:pPr>
        <w:ind w:left="0" w:firstLine="0"/>
        <w:rPr>
          <w:del w:id="3340" w:author="spencer.swartz@gmail.com" w:date="2017-02-19T20:53:00Z"/>
        </w:rPr>
        <w:pPrChange w:id="3341" w:author="spencer.swartz@gmail.com" w:date="2017-02-19T20:54:00Z">
          <w:pPr>
            <w:spacing w:after="4" w:line="259" w:lineRule="auto"/>
            <w:ind w:left="111"/>
          </w:pPr>
        </w:pPrChange>
      </w:pPr>
      <w:del w:id="3342" w:author="spencer.swartz@gmail.com" w:date="2017-02-19T20:53:00Z">
        <w:r w:rsidDel="003321FD">
          <w:rPr>
            <w:rFonts w:ascii="Arial" w:eastAsia="Arial" w:hAnsi="Arial" w:cs="Arial"/>
            <w:sz w:val="20"/>
          </w:rPr>
          <w:delText xml:space="preserve">Oropharyngeal airway (adult size) </w:delText>
        </w:r>
      </w:del>
    </w:p>
    <w:p w14:paraId="37C2FDB8" w14:textId="04194D56" w:rsidR="007A00CE" w:rsidDel="003321FD" w:rsidRDefault="00EF104A">
      <w:pPr>
        <w:ind w:left="0" w:firstLine="0"/>
        <w:rPr>
          <w:del w:id="3343" w:author="spencer.swartz@gmail.com" w:date="2017-02-19T20:53:00Z"/>
        </w:rPr>
        <w:pPrChange w:id="3344" w:author="spencer.swartz@gmail.com" w:date="2017-02-19T20:54:00Z">
          <w:pPr>
            <w:spacing w:after="4" w:line="259" w:lineRule="auto"/>
            <w:ind w:left="111"/>
          </w:pPr>
        </w:pPrChange>
      </w:pPr>
      <w:del w:id="3345" w:author="spencer.swartz@gmail.com" w:date="2017-02-19T20:53:00Z">
        <w:r w:rsidDel="003321FD">
          <w:rPr>
            <w:rFonts w:ascii="Arial" w:eastAsia="Arial" w:hAnsi="Arial" w:cs="Arial"/>
            <w:sz w:val="20"/>
          </w:rPr>
          <w:delText xml:space="preserve">Oropharyngeal airway (paediatric size) </w:delText>
        </w:r>
      </w:del>
    </w:p>
    <w:p w14:paraId="4E8C44C0" w14:textId="1885567C" w:rsidR="007A00CE" w:rsidDel="003321FD" w:rsidRDefault="00EF104A">
      <w:pPr>
        <w:ind w:left="0" w:firstLine="0"/>
        <w:rPr>
          <w:del w:id="3346" w:author="spencer.swartz@gmail.com" w:date="2017-02-19T20:53:00Z"/>
        </w:rPr>
        <w:pPrChange w:id="3347" w:author="spencer.swartz@gmail.com" w:date="2017-02-19T20:54:00Z">
          <w:pPr>
            <w:spacing w:after="4" w:line="259" w:lineRule="auto"/>
            <w:ind w:left="111"/>
          </w:pPr>
        </w:pPrChange>
      </w:pPr>
      <w:del w:id="3348" w:author="spencer.swartz@gmail.com" w:date="2017-02-19T20:53:00Z">
        <w:r w:rsidDel="003321FD">
          <w:rPr>
            <w:rFonts w:ascii="Arial" w:eastAsia="Arial" w:hAnsi="Arial" w:cs="Arial"/>
            <w:sz w:val="20"/>
          </w:rPr>
          <w:delText xml:space="preserve">Forcep Kocher no teeth 12-14 cm </w:delText>
        </w:r>
      </w:del>
    </w:p>
    <w:p w14:paraId="76364979" w14:textId="761A4BD0" w:rsidR="007A00CE" w:rsidDel="003321FD" w:rsidRDefault="00EF104A">
      <w:pPr>
        <w:ind w:left="0" w:firstLine="0"/>
        <w:rPr>
          <w:del w:id="3349" w:author="spencer.swartz@gmail.com" w:date="2017-02-19T20:53:00Z"/>
        </w:rPr>
        <w:pPrChange w:id="3350" w:author="spencer.swartz@gmail.com" w:date="2017-02-19T20:54:00Z">
          <w:pPr>
            <w:spacing w:after="4" w:line="259" w:lineRule="auto"/>
            <w:ind w:left="111"/>
          </w:pPr>
        </w:pPrChange>
      </w:pPr>
      <w:del w:id="3351" w:author="spencer.swartz@gmail.com" w:date="2017-02-19T20:53:00Z">
        <w:r w:rsidDel="003321FD">
          <w:rPr>
            <w:rFonts w:ascii="Arial" w:eastAsia="Arial" w:hAnsi="Arial" w:cs="Arial"/>
            <w:sz w:val="20"/>
          </w:rPr>
          <w:delText xml:space="preserve">Forcep, artery </w:delText>
        </w:r>
      </w:del>
    </w:p>
    <w:p w14:paraId="1BAD8AFD" w14:textId="210639AD" w:rsidR="007A00CE" w:rsidDel="003321FD" w:rsidRDefault="00EF104A">
      <w:pPr>
        <w:ind w:left="0" w:firstLine="0"/>
        <w:rPr>
          <w:del w:id="3352" w:author="spencer.swartz@gmail.com" w:date="2017-02-19T20:53:00Z"/>
        </w:rPr>
        <w:pPrChange w:id="3353" w:author="spencer.swartz@gmail.com" w:date="2017-02-19T20:54:00Z">
          <w:pPr>
            <w:spacing w:after="4" w:line="259" w:lineRule="auto"/>
            <w:ind w:left="111"/>
          </w:pPr>
        </w:pPrChange>
      </w:pPr>
      <w:del w:id="3354" w:author="spencer.swartz@gmail.com" w:date="2017-02-19T20:53:00Z">
        <w:r w:rsidDel="003321FD">
          <w:rPr>
            <w:rFonts w:ascii="Arial" w:eastAsia="Arial" w:hAnsi="Arial" w:cs="Arial"/>
            <w:sz w:val="20"/>
          </w:rPr>
          <w:delText xml:space="preserve">Kidney dish  stainless steel appx. 26x14 cm </w:delText>
        </w:r>
      </w:del>
    </w:p>
    <w:p w14:paraId="6BB9D244" w14:textId="453190C6" w:rsidR="007A00CE" w:rsidDel="003321FD" w:rsidRDefault="00EF104A">
      <w:pPr>
        <w:ind w:left="0" w:firstLine="0"/>
        <w:rPr>
          <w:del w:id="3355" w:author="spencer.swartz@gmail.com" w:date="2017-02-19T20:53:00Z"/>
        </w:rPr>
        <w:pPrChange w:id="3356" w:author="spencer.swartz@gmail.com" w:date="2017-02-19T20:54:00Z">
          <w:pPr>
            <w:spacing w:after="4" w:line="259" w:lineRule="auto"/>
            <w:ind w:left="111"/>
          </w:pPr>
        </w:pPrChange>
      </w:pPr>
      <w:del w:id="3357" w:author="spencer.swartz@gmail.com" w:date="2017-02-19T20:53:00Z">
        <w:r w:rsidDel="003321FD">
          <w:rPr>
            <w:rFonts w:ascii="Arial" w:eastAsia="Arial" w:hAnsi="Arial" w:cs="Arial"/>
            <w:sz w:val="20"/>
          </w:rPr>
          <w:delText xml:space="preserve">Tourniquet </w:delText>
        </w:r>
      </w:del>
    </w:p>
    <w:p w14:paraId="52C46A0C" w14:textId="26F8FCB2" w:rsidR="007A00CE" w:rsidDel="003321FD" w:rsidRDefault="00EF104A">
      <w:pPr>
        <w:ind w:left="0" w:firstLine="0"/>
        <w:rPr>
          <w:del w:id="3358" w:author="spencer.swartz@gmail.com" w:date="2017-02-19T20:53:00Z"/>
        </w:rPr>
        <w:pPrChange w:id="3359" w:author="spencer.swartz@gmail.com" w:date="2017-02-19T20:54:00Z">
          <w:pPr>
            <w:spacing w:after="4" w:line="259" w:lineRule="auto"/>
            <w:ind w:left="111"/>
          </w:pPr>
        </w:pPrChange>
      </w:pPr>
      <w:del w:id="3360" w:author="spencer.swartz@gmail.com" w:date="2017-02-19T20:53:00Z">
        <w:r w:rsidDel="003321FD">
          <w:rPr>
            <w:rFonts w:ascii="Arial" w:eastAsia="Arial" w:hAnsi="Arial" w:cs="Arial"/>
            <w:sz w:val="20"/>
          </w:rPr>
          <w:delText xml:space="preserve">Needle holder </w:delText>
        </w:r>
      </w:del>
    </w:p>
    <w:p w14:paraId="54252533" w14:textId="40C80BA3" w:rsidR="007A00CE" w:rsidDel="003321FD" w:rsidRDefault="00EF104A">
      <w:pPr>
        <w:ind w:left="0" w:firstLine="0"/>
        <w:rPr>
          <w:del w:id="3361" w:author="spencer.swartz@gmail.com" w:date="2017-02-19T20:53:00Z"/>
        </w:rPr>
        <w:pPrChange w:id="3362" w:author="spencer.swartz@gmail.com" w:date="2017-02-19T20:54:00Z">
          <w:pPr>
            <w:spacing w:after="4" w:line="259" w:lineRule="auto"/>
            <w:ind w:left="111"/>
          </w:pPr>
        </w:pPrChange>
      </w:pPr>
      <w:del w:id="3363" w:author="spencer.swartz@gmail.com" w:date="2017-02-19T20:53:00Z">
        <w:r w:rsidDel="003321FD">
          <w:rPr>
            <w:rFonts w:ascii="Arial" w:eastAsia="Arial" w:hAnsi="Arial" w:cs="Arial"/>
            <w:sz w:val="20"/>
          </w:rPr>
          <w:delText xml:space="preserve">Towel cloth   </w:delText>
        </w:r>
      </w:del>
    </w:p>
    <w:p w14:paraId="30110360" w14:textId="42C93375" w:rsidR="007A00CE" w:rsidDel="003321FD" w:rsidRDefault="00EF104A">
      <w:pPr>
        <w:ind w:left="0" w:firstLine="0"/>
        <w:rPr>
          <w:del w:id="3364" w:author="spencer.swartz@gmail.com" w:date="2017-02-19T20:53:00Z"/>
        </w:rPr>
        <w:pPrChange w:id="3365" w:author="spencer.swartz@gmail.com" w:date="2017-02-19T20:54:00Z">
          <w:pPr>
            <w:spacing w:after="4" w:line="259" w:lineRule="auto"/>
            <w:ind w:left="111"/>
          </w:pPr>
        </w:pPrChange>
      </w:pPr>
      <w:del w:id="3366" w:author="spencer.swartz@gmail.com" w:date="2017-02-19T20:53:00Z">
        <w:r w:rsidDel="003321FD">
          <w:rPr>
            <w:rFonts w:ascii="Arial" w:eastAsia="Arial" w:hAnsi="Arial" w:cs="Arial"/>
            <w:sz w:val="20"/>
          </w:rPr>
          <w:delText xml:space="preserve">Waste disposal container with plastic bag  </w:delText>
        </w:r>
      </w:del>
    </w:p>
    <w:p w14:paraId="17BB384B" w14:textId="7CEB622F" w:rsidR="007A00CE" w:rsidDel="003321FD" w:rsidRDefault="00EF104A">
      <w:pPr>
        <w:ind w:left="0" w:firstLine="0"/>
        <w:rPr>
          <w:del w:id="3367" w:author="spencer.swartz@gmail.com" w:date="2017-02-19T20:53:00Z"/>
        </w:rPr>
        <w:pPrChange w:id="3368" w:author="spencer.swartz@gmail.com" w:date="2017-02-19T20:54:00Z">
          <w:pPr>
            <w:spacing w:after="4" w:line="259" w:lineRule="auto"/>
            <w:ind w:left="111"/>
          </w:pPr>
        </w:pPrChange>
      </w:pPr>
      <w:del w:id="3369" w:author="spencer.swartz@gmail.com" w:date="2017-02-19T20:53:00Z">
        <w:r w:rsidDel="003321FD">
          <w:rPr>
            <w:rFonts w:ascii="Arial" w:eastAsia="Arial" w:hAnsi="Arial" w:cs="Arial"/>
            <w:sz w:val="20"/>
          </w:rPr>
          <w:delText xml:space="preserve">Sterilizer </w:delText>
        </w:r>
      </w:del>
    </w:p>
    <w:p w14:paraId="046B547D" w14:textId="646ACF21" w:rsidR="007A00CE" w:rsidDel="003321FD" w:rsidRDefault="00EF104A">
      <w:pPr>
        <w:ind w:left="0" w:firstLine="0"/>
        <w:rPr>
          <w:del w:id="3370" w:author="spencer.swartz@gmail.com" w:date="2017-02-19T20:53:00Z"/>
        </w:rPr>
        <w:pPrChange w:id="3371" w:author="spencer.swartz@gmail.com" w:date="2017-02-19T20:54:00Z">
          <w:pPr>
            <w:spacing w:after="4" w:line="259" w:lineRule="auto"/>
            <w:ind w:left="111"/>
          </w:pPr>
        </w:pPrChange>
      </w:pPr>
      <w:del w:id="3372" w:author="spencer.swartz@gmail.com" w:date="2017-02-19T20:53:00Z">
        <w:r w:rsidDel="003321FD">
          <w:rPr>
            <w:rFonts w:ascii="Arial" w:eastAsia="Arial" w:hAnsi="Arial" w:cs="Arial"/>
            <w:sz w:val="20"/>
          </w:rPr>
          <w:delText xml:space="preserve">Nail brush, scrubbing surgeon's </w:delText>
        </w:r>
      </w:del>
    </w:p>
    <w:p w14:paraId="2494FE94" w14:textId="3988D046" w:rsidR="007A00CE" w:rsidDel="003321FD" w:rsidRDefault="00EF104A">
      <w:pPr>
        <w:ind w:left="0" w:firstLine="0"/>
        <w:rPr>
          <w:del w:id="3373" w:author="spencer.swartz@gmail.com" w:date="2017-02-19T20:53:00Z"/>
        </w:rPr>
        <w:pPrChange w:id="3374" w:author="spencer.swartz@gmail.com" w:date="2017-02-19T20:54:00Z">
          <w:pPr>
            <w:spacing w:after="4" w:line="259" w:lineRule="auto"/>
            <w:ind w:left="111"/>
          </w:pPr>
        </w:pPrChange>
      </w:pPr>
      <w:del w:id="3375" w:author="spencer.swartz@gmail.com" w:date="2017-02-19T20:53:00Z">
        <w:r w:rsidDel="003321FD">
          <w:rPr>
            <w:rFonts w:ascii="Arial" w:eastAsia="Arial" w:hAnsi="Arial" w:cs="Arial"/>
            <w:sz w:val="20"/>
          </w:rPr>
          <w:delText xml:space="preserve">Vaginal speculum </w:delText>
        </w:r>
      </w:del>
    </w:p>
    <w:p w14:paraId="02F72BF7" w14:textId="459FA8F3" w:rsidR="007A00CE" w:rsidDel="003321FD" w:rsidRDefault="00EF104A">
      <w:pPr>
        <w:ind w:left="0" w:firstLine="0"/>
        <w:rPr>
          <w:del w:id="3376" w:author="spencer.swartz@gmail.com" w:date="2017-02-19T20:53:00Z"/>
        </w:rPr>
        <w:pPrChange w:id="3377" w:author="spencer.swartz@gmail.com" w:date="2017-02-19T20:54:00Z">
          <w:pPr>
            <w:spacing w:after="4" w:line="259" w:lineRule="auto"/>
            <w:ind w:left="111"/>
          </w:pPr>
        </w:pPrChange>
      </w:pPr>
      <w:del w:id="3378" w:author="spencer.swartz@gmail.com" w:date="2017-02-19T20:53:00Z">
        <w:r w:rsidDel="003321FD">
          <w:rPr>
            <w:rFonts w:ascii="Arial" w:eastAsia="Arial" w:hAnsi="Arial" w:cs="Arial"/>
            <w:sz w:val="20"/>
          </w:rPr>
          <w:delText xml:space="preserve">Bucket, plastic </w:delText>
        </w:r>
      </w:del>
    </w:p>
    <w:p w14:paraId="5F5E5F0C" w14:textId="2B2D46B2" w:rsidR="007A00CE" w:rsidDel="003321FD" w:rsidRDefault="00EF104A">
      <w:pPr>
        <w:ind w:left="0" w:firstLine="0"/>
        <w:rPr>
          <w:del w:id="3379" w:author="spencer.swartz@gmail.com" w:date="2017-02-19T20:53:00Z"/>
        </w:rPr>
        <w:pPrChange w:id="3380" w:author="spencer.swartz@gmail.com" w:date="2017-02-19T20:54:00Z">
          <w:pPr>
            <w:spacing w:after="4" w:line="259" w:lineRule="auto"/>
            <w:ind w:left="111"/>
          </w:pPr>
        </w:pPrChange>
      </w:pPr>
      <w:del w:id="3381" w:author="spencer.swartz@gmail.com" w:date="2017-02-19T20:53:00Z">
        <w:r w:rsidDel="003321FD">
          <w:rPr>
            <w:rFonts w:ascii="Arial" w:eastAsia="Arial" w:hAnsi="Arial" w:cs="Arial"/>
            <w:sz w:val="20"/>
          </w:rPr>
          <w:delText xml:space="preserve">Drum for compresses with lateral clips </w:delText>
        </w:r>
      </w:del>
    </w:p>
    <w:p w14:paraId="427131AB" w14:textId="61CDDF3A" w:rsidR="007A00CE" w:rsidDel="003321FD" w:rsidRDefault="00EF104A">
      <w:pPr>
        <w:ind w:left="0" w:firstLine="0"/>
        <w:rPr>
          <w:del w:id="3382" w:author="spencer.swartz@gmail.com" w:date="2017-02-19T20:53:00Z"/>
        </w:rPr>
        <w:pPrChange w:id="3383" w:author="spencer.swartz@gmail.com" w:date="2017-02-19T20:54:00Z">
          <w:pPr>
            <w:spacing w:after="4" w:line="259" w:lineRule="auto"/>
            <w:ind w:left="111"/>
          </w:pPr>
        </w:pPrChange>
      </w:pPr>
      <w:del w:id="3384" w:author="spencer.swartz@gmail.com" w:date="2017-02-19T20:53:00Z">
        <w:r w:rsidDel="003321FD">
          <w:rPr>
            <w:rFonts w:ascii="Arial" w:eastAsia="Arial" w:hAnsi="Arial" w:cs="Arial"/>
            <w:sz w:val="20"/>
          </w:rPr>
          <w:delText xml:space="preserve">Examination table  </w:delText>
        </w:r>
      </w:del>
    </w:p>
    <w:p w14:paraId="0B8B4398" w14:textId="4EC8C0AE" w:rsidR="007A00CE" w:rsidDel="003321FD" w:rsidRDefault="00EF104A">
      <w:pPr>
        <w:ind w:left="0" w:firstLine="0"/>
        <w:rPr>
          <w:del w:id="3385" w:author="spencer.swartz@gmail.com" w:date="2017-02-19T20:53:00Z"/>
        </w:rPr>
        <w:pPrChange w:id="3386" w:author="spencer.swartz@gmail.com" w:date="2017-02-19T20:54:00Z">
          <w:pPr>
            <w:spacing w:after="4" w:line="259" w:lineRule="auto"/>
            <w:ind w:left="111"/>
          </w:pPr>
        </w:pPrChange>
      </w:pPr>
      <w:del w:id="3387" w:author="spencer.swartz@gmail.com" w:date="2017-02-19T20:53:00Z">
        <w:r w:rsidDel="003321FD">
          <w:rPr>
            <w:rFonts w:ascii="Arial" w:eastAsia="Arial" w:hAnsi="Arial" w:cs="Arial"/>
            <w:sz w:val="20"/>
          </w:rPr>
          <w:delText xml:space="preserve">Wash basin </w:delText>
        </w:r>
      </w:del>
    </w:p>
    <w:p w14:paraId="78ACC2DB" w14:textId="113B37D6" w:rsidR="007A00CE" w:rsidDel="003321FD" w:rsidRDefault="00EF104A">
      <w:pPr>
        <w:ind w:left="0" w:firstLine="0"/>
        <w:rPr>
          <w:del w:id="3388" w:author="spencer.swartz@gmail.com" w:date="2017-02-19T20:53:00Z"/>
        </w:rPr>
        <w:pPrChange w:id="3389" w:author="spencer.swartz@gmail.com" w:date="2017-02-19T20:54:00Z">
          <w:pPr>
            <w:spacing w:after="20" w:line="259" w:lineRule="auto"/>
            <w:ind w:left="116" w:firstLine="0"/>
          </w:pPr>
        </w:pPrChange>
      </w:pPr>
      <w:del w:id="3390" w:author="spencer.swartz@gmail.com" w:date="2017-02-19T20:53:00Z">
        <w:r w:rsidDel="003321FD">
          <w:rPr>
            <w:rFonts w:ascii="Arial" w:eastAsia="Arial" w:hAnsi="Arial" w:cs="Arial"/>
            <w:sz w:val="20"/>
          </w:rPr>
          <w:delText xml:space="preserve"> </w:delText>
        </w:r>
      </w:del>
    </w:p>
    <w:p w14:paraId="16BC44F2" w14:textId="69CF3D92" w:rsidR="007A00CE" w:rsidDel="003321FD" w:rsidRDefault="00EF104A">
      <w:pPr>
        <w:ind w:left="0" w:firstLine="0"/>
        <w:rPr>
          <w:del w:id="3391" w:author="spencer.swartz@gmail.com" w:date="2017-02-19T20:53:00Z"/>
        </w:rPr>
        <w:pPrChange w:id="3392" w:author="spencer.swartz@gmail.com" w:date="2017-02-19T20:54:00Z">
          <w:pPr>
            <w:pBdr>
              <w:top w:val="single" w:sz="4" w:space="0" w:color="000000"/>
              <w:left w:val="single" w:sz="4" w:space="0" w:color="000000"/>
              <w:bottom w:val="single" w:sz="4" w:space="0" w:color="000000"/>
              <w:right w:val="single" w:sz="4" w:space="0" w:color="000000"/>
            </w:pBdr>
            <w:spacing w:after="15" w:line="259" w:lineRule="auto"/>
            <w:ind w:left="111"/>
          </w:pPr>
        </w:pPrChange>
      </w:pPr>
      <w:del w:id="3393" w:author="spencer.swartz@gmail.com" w:date="2017-02-19T20:53:00Z">
        <w:r w:rsidDel="003321FD">
          <w:rPr>
            <w:rFonts w:ascii="Arial" w:eastAsia="Arial" w:hAnsi="Arial" w:cs="Arial"/>
            <w:b/>
            <w:sz w:val="20"/>
          </w:rPr>
          <w:delText xml:space="preserve">Renewable Items </w:delText>
        </w:r>
      </w:del>
    </w:p>
    <w:p w14:paraId="4FADB548" w14:textId="0D2FC529" w:rsidR="007A00CE" w:rsidDel="003321FD" w:rsidRDefault="00EF104A">
      <w:pPr>
        <w:ind w:left="0" w:firstLine="0"/>
        <w:rPr>
          <w:del w:id="3394" w:author="spencer.swartz@gmail.com" w:date="2017-02-19T20:53:00Z"/>
        </w:rPr>
        <w:pPrChange w:id="3395" w:author="spencer.swartz@gmail.com" w:date="2017-02-19T20:54:00Z">
          <w:pPr>
            <w:spacing w:after="4" w:line="259" w:lineRule="auto"/>
            <w:ind w:left="111"/>
          </w:pPr>
        </w:pPrChange>
      </w:pPr>
      <w:del w:id="3396" w:author="spencer.swartz@gmail.com" w:date="2017-02-19T20:53:00Z">
        <w:r w:rsidDel="003321FD">
          <w:rPr>
            <w:rFonts w:ascii="Arial" w:eastAsia="Arial" w:hAnsi="Arial" w:cs="Arial"/>
            <w:sz w:val="20"/>
          </w:rPr>
          <w:delText xml:space="preserve">Suction catheter sizes 16 FG </w:delText>
        </w:r>
      </w:del>
    </w:p>
    <w:p w14:paraId="56105BEE" w14:textId="57AE2AE8" w:rsidR="007A00CE" w:rsidDel="003321FD" w:rsidRDefault="00EF104A">
      <w:pPr>
        <w:ind w:left="0" w:firstLine="0"/>
        <w:rPr>
          <w:del w:id="3397" w:author="spencer.swartz@gmail.com" w:date="2017-02-19T20:53:00Z"/>
        </w:rPr>
        <w:pPrChange w:id="3398" w:author="spencer.swartz@gmail.com" w:date="2017-02-19T20:54:00Z">
          <w:pPr>
            <w:spacing w:after="4" w:line="259" w:lineRule="auto"/>
            <w:ind w:left="111"/>
          </w:pPr>
        </w:pPrChange>
      </w:pPr>
      <w:del w:id="3399" w:author="spencer.swartz@gmail.com" w:date="2017-02-19T20:53:00Z">
        <w:r w:rsidDel="003321FD">
          <w:rPr>
            <w:rFonts w:ascii="Arial" w:eastAsia="Arial" w:hAnsi="Arial" w:cs="Arial"/>
            <w:sz w:val="20"/>
          </w:rPr>
          <w:delText xml:space="preserve">Tongue depressor wooden disposable </w:delText>
        </w:r>
      </w:del>
    </w:p>
    <w:p w14:paraId="4CA38BF5" w14:textId="503F4F2C" w:rsidR="007A00CE" w:rsidDel="003321FD" w:rsidRDefault="00EF104A">
      <w:pPr>
        <w:ind w:left="0" w:firstLine="0"/>
        <w:rPr>
          <w:del w:id="3400" w:author="spencer.swartz@gmail.com" w:date="2017-02-19T20:53:00Z"/>
        </w:rPr>
        <w:pPrChange w:id="3401" w:author="spencer.swartz@gmail.com" w:date="2017-02-19T20:54:00Z">
          <w:pPr>
            <w:spacing w:after="4" w:line="259" w:lineRule="auto"/>
            <w:ind w:left="111"/>
          </w:pPr>
        </w:pPrChange>
      </w:pPr>
      <w:del w:id="3402" w:author="spencer.swartz@gmail.com" w:date="2017-02-19T20:53:00Z">
        <w:r w:rsidDel="003321FD">
          <w:rPr>
            <w:rFonts w:ascii="Arial" w:eastAsia="Arial" w:hAnsi="Arial" w:cs="Arial"/>
            <w:sz w:val="20"/>
          </w:rPr>
          <w:delText xml:space="preserve">Nasogastric tubes 10 to 16 FG </w:delText>
        </w:r>
      </w:del>
    </w:p>
    <w:p w14:paraId="393D0F52" w14:textId="0729A060" w:rsidR="007A00CE" w:rsidDel="003321FD" w:rsidRDefault="00EF104A">
      <w:pPr>
        <w:ind w:left="0" w:firstLine="0"/>
        <w:rPr>
          <w:del w:id="3403" w:author="spencer.swartz@gmail.com" w:date="2017-02-19T20:53:00Z"/>
        </w:rPr>
        <w:pPrChange w:id="3404" w:author="spencer.swartz@gmail.com" w:date="2017-02-19T20:54:00Z">
          <w:pPr>
            <w:spacing w:after="4" w:line="259" w:lineRule="auto"/>
            <w:ind w:left="111"/>
          </w:pPr>
        </w:pPrChange>
      </w:pPr>
      <w:del w:id="3405" w:author="spencer.swartz@gmail.com" w:date="2017-02-19T20:53:00Z">
        <w:r w:rsidDel="003321FD">
          <w:rPr>
            <w:rFonts w:ascii="Arial" w:eastAsia="Arial" w:hAnsi="Arial" w:cs="Arial"/>
            <w:sz w:val="20"/>
          </w:rPr>
          <w:delText xml:space="preserve">Batteries for flash light (size C) </w:delText>
        </w:r>
      </w:del>
    </w:p>
    <w:p w14:paraId="7681840B" w14:textId="34BBE417" w:rsidR="007A00CE" w:rsidDel="003321FD" w:rsidRDefault="00EF104A">
      <w:pPr>
        <w:ind w:left="0" w:firstLine="0"/>
        <w:rPr>
          <w:del w:id="3406" w:author="spencer.swartz@gmail.com" w:date="2017-02-19T20:53:00Z"/>
        </w:rPr>
        <w:pPrChange w:id="3407" w:author="spencer.swartz@gmail.com" w:date="2017-02-19T20:54:00Z">
          <w:pPr>
            <w:spacing w:after="4" w:line="259" w:lineRule="auto"/>
            <w:ind w:left="111"/>
          </w:pPr>
        </w:pPrChange>
      </w:pPr>
      <w:del w:id="3408" w:author="spencer.swartz@gmail.com" w:date="2017-02-19T20:53:00Z">
        <w:r w:rsidDel="003321FD">
          <w:rPr>
            <w:rFonts w:ascii="Arial" w:eastAsia="Arial" w:hAnsi="Arial" w:cs="Arial"/>
            <w:sz w:val="20"/>
          </w:rPr>
          <w:delText xml:space="preserve">Intravenous fluid infusion set   </w:delText>
        </w:r>
      </w:del>
    </w:p>
    <w:p w14:paraId="61B3903B" w14:textId="16C8A856" w:rsidR="007A00CE" w:rsidDel="003321FD" w:rsidRDefault="00EF104A">
      <w:pPr>
        <w:ind w:left="0" w:firstLine="0"/>
        <w:rPr>
          <w:del w:id="3409" w:author="spencer.swartz@gmail.com" w:date="2017-02-19T20:53:00Z"/>
        </w:rPr>
        <w:pPrChange w:id="3410" w:author="spencer.swartz@gmail.com" w:date="2017-02-19T20:54:00Z">
          <w:pPr>
            <w:spacing w:after="4" w:line="259" w:lineRule="auto"/>
            <w:ind w:left="111"/>
          </w:pPr>
        </w:pPrChange>
      </w:pPr>
      <w:del w:id="3411" w:author="spencer.swartz@gmail.com" w:date="2017-02-19T20:53:00Z">
        <w:r w:rsidDel="003321FD">
          <w:rPr>
            <w:rFonts w:ascii="Arial" w:eastAsia="Arial" w:hAnsi="Arial" w:cs="Arial"/>
            <w:sz w:val="20"/>
          </w:rPr>
          <w:delText xml:space="preserve">Intravenous cannula # 18, 22, 24   </w:delText>
        </w:r>
      </w:del>
    </w:p>
    <w:p w14:paraId="40B1198D" w14:textId="23A71857" w:rsidR="007A00CE" w:rsidDel="003321FD" w:rsidRDefault="00EF104A">
      <w:pPr>
        <w:ind w:left="0" w:firstLine="0"/>
        <w:rPr>
          <w:del w:id="3412" w:author="spencer.swartz@gmail.com" w:date="2017-02-19T20:53:00Z"/>
        </w:rPr>
        <w:pPrChange w:id="3413" w:author="spencer.swartz@gmail.com" w:date="2017-02-19T20:54:00Z">
          <w:pPr>
            <w:spacing w:after="4" w:line="259" w:lineRule="auto"/>
            <w:ind w:left="111"/>
          </w:pPr>
        </w:pPrChange>
      </w:pPr>
      <w:del w:id="3414" w:author="spencer.swartz@gmail.com" w:date="2017-02-19T20:53:00Z">
        <w:r w:rsidDel="003321FD">
          <w:rPr>
            <w:rFonts w:ascii="Arial" w:eastAsia="Arial" w:hAnsi="Arial" w:cs="Arial"/>
            <w:sz w:val="20"/>
          </w:rPr>
          <w:delText xml:space="preserve">Scalp vein infusion set # 21, 25 </w:delText>
        </w:r>
      </w:del>
    </w:p>
    <w:p w14:paraId="652E0233" w14:textId="0A27A3DF" w:rsidR="007A00CE" w:rsidDel="003321FD" w:rsidRDefault="00EF104A">
      <w:pPr>
        <w:ind w:left="0" w:firstLine="0"/>
        <w:rPr>
          <w:del w:id="3415" w:author="spencer.swartz@gmail.com" w:date="2017-02-19T20:53:00Z"/>
        </w:rPr>
        <w:pPrChange w:id="3416" w:author="spencer.swartz@gmail.com" w:date="2017-02-19T20:54:00Z">
          <w:pPr>
            <w:spacing w:after="4" w:line="259" w:lineRule="auto"/>
            <w:ind w:left="111"/>
          </w:pPr>
        </w:pPrChange>
      </w:pPr>
      <w:del w:id="3417" w:author="spencer.swartz@gmail.com" w:date="2017-02-19T20:53:00Z">
        <w:r w:rsidDel="003321FD">
          <w:rPr>
            <w:rFonts w:ascii="Arial" w:eastAsia="Arial" w:hAnsi="Arial" w:cs="Arial"/>
            <w:sz w:val="20"/>
          </w:rPr>
          <w:delText xml:space="preserve">Syringes 2ml  </w:delText>
        </w:r>
      </w:del>
    </w:p>
    <w:p w14:paraId="31173F69" w14:textId="2CE16D0D" w:rsidR="007A00CE" w:rsidDel="003321FD" w:rsidRDefault="00EF104A">
      <w:pPr>
        <w:ind w:left="0" w:firstLine="0"/>
        <w:rPr>
          <w:del w:id="3418" w:author="spencer.swartz@gmail.com" w:date="2017-02-19T20:53:00Z"/>
        </w:rPr>
        <w:pPrChange w:id="3419" w:author="spencer.swartz@gmail.com" w:date="2017-02-19T20:54:00Z">
          <w:pPr>
            <w:spacing w:after="4" w:line="259" w:lineRule="auto"/>
            <w:ind w:left="111"/>
          </w:pPr>
        </w:pPrChange>
      </w:pPr>
      <w:del w:id="3420" w:author="spencer.swartz@gmail.com" w:date="2017-02-19T20:53:00Z">
        <w:r w:rsidDel="003321FD">
          <w:rPr>
            <w:rFonts w:ascii="Arial" w:eastAsia="Arial" w:hAnsi="Arial" w:cs="Arial"/>
            <w:sz w:val="20"/>
          </w:rPr>
          <w:delText xml:space="preserve">Syringes 10 ml </w:delText>
        </w:r>
      </w:del>
    </w:p>
    <w:p w14:paraId="63E873A9" w14:textId="26CC1FB4" w:rsidR="007A00CE" w:rsidDel="003321FD" w:rsidRDefault="00EF104A">
      <w:pPr>
        <w:ind w:left="0" w:firstLine="0"/>
        <w:rPr>
          <w:del w:id="3421" w:author="spencer.swartz@gmail.com" w:date="2017-02-19T20:53:00Z"/>
        </w:rPr>
        <w:pPrChange w:id="3422" w:author="spencer.swartz@gmail.com" w:date="2017-02-19T20:54:00Z">
          <w:pPr>
            <w:spacing w:after="4" w:line="259" w:lineRule="auto"/>
            <w:ind w:left="111"/>
          </w:pPr>
        </w:pPrChange>
      </w:pPr>
      <w:del w:id="3423" w:author="spencer.swartz@gmail.com" w:date="2017-02-19T20:53:00Z">
        <w:r w:rsidDel="003321FD">
          <w:rPr>
            <w:rFonts w:ascii="Arial" w:eastAsia="Arial" w:hAnsi="Arial" w:cs="Arial"/>
            <w:sz w:val="20"/>
          </w:rPr>
          <w:delText xml:space="preserve">Disposable needles # 25, 21, 19 </w:delText>
        </w:r>
      </w:del>
    </w:p>
    <w:p w14:paraId="67AA1666" w14:textId="283DF2B1" w:rsidR="007A00CE" w:rsidDel="003321FD" w:rsidRDefault="00EF104A">
      <w:pPr>
        <w:ind w:left="0" w:firstLine="0"/>
        <w:rPr>
          <w:del w:id="3424" w:author="spencer.swartz@gmail.com" w:date="2017-02-19T20:53:00Z"/>
        </w:rPr>
        <w:pPrChange w:id="3425" w:author="spencer.swartz@gmail.com" w:date="2017-02-19T20:54:00Z">
          <w:pPr>
            <w:spacing w:after="4" w:line="259" w:lineRule="auto"/>
            <w:ind w:left="111"/>
          </w:pPr>
        </w:pPrChange>
      </w:pPr>
      <w:del w:id="3426" w:author="spencer.swartz@gmail.com" w:date="2017-02-19T20:53:00Z">
        <w:r w:rsidDel="003321FD">
          <w:rPr>
            <w:rFonts w:ascii="Arial" w:eastAsia="Arial" w:hAnsi="Arial" w:cs="Arial"/>
            <w:sz w:val="20"/>
          </w:rPr>
          <w:delText xml:space="preserve">Sharps disposal container  </w:delText>
        </w:r>
      </w:del>
    </w:p>
    <w:p w14:paraId="032A3880" w14:textId="2E470E4B" w:rsidR="007A00CE" w:rsidDel="003321FD" w:rsidRDefault="00EF104A">
      <w:pPr>
        <w:ind w:left="0" w:firstLine="0"/>
        <w:rPr>
          <w:del w:id="3427" w:author="spencer.swartz@gmail.com" w:date="2017-02-19T20:53:00Z"/>
        </w:rPr>
        <w:pPrChange w:id="3428" w:author="spencer.swartz@gmail.com" w:date="2017-02-19T20:54:00Z">
          <w:pPr>
            <w:spacing w:after="4" w:line="259" w:lineRule="auto"/>
            <w:ind w:left="111"/>
          </w:pPr>
        </w:pPrChange>
      </w:pPr>
      <w:del w:id="3429" w:author="spencer.swartz@gmail.com" w:date="2017-02-19T20:53:00Z">
        <w:r w:rsidDel="003321FD">
          <w:rPr>
            <w:rFonts w:ascii="Arial" w:eastAsia="Arial" w:hAnsi="Arial" w:cs="Arial"/>
            <w:sz w:val="20"/>
          </w:rPr>
          <w:delText xml:space="preserve">Capped bottle, alcohol based solutions  </w:delText>
        </w:r>
      </w:del>
    </w:p>
    <w:p w14:paraId="05C63A21" w14:textId="40411A5C" w:rsidR="007A00CE" w:rsidDel="003321FD" w:rsidRDefault="00EF104A">
      <w:pPr>
        <w:ind w:left="0" w:firstLine="0"/>
        <w:rPr>
          <w:del w:id="3430" w:author="spencer.swartz@gmail.com" w:date="2017-02-19T20:53:00Z"/>
        </w:rPr>
        <w:pPrChange w:id="3431" w:author="spencer.swartz@gmail.com" w:date="2017-02-19T20:54:00Z">
          <w:pPr>
            <w:spacing w:after="4" w:line="259" w:lineRule="auto"/>
            <w:ind w:left="111"/>
          </w:pPr>
        </w:pPrChange>
      </w:pPr>
      <w:del w:id="3432" w:author="spencer.swartz@gmail.com" w:date="2017-02-19T20:53:00Z">
        <w:r w:rsidDel="003321FD">
          <w:rPr>
            <w:rFonts w:ascii="Arial" w:eastAsia="Arial" w:hAnsi="Arial" w:cs="Arial"/>
            <w:sz w:val="20"/>
          </w:rPr>
          <w:delText xml:space="preserve">Sterile gauze dressing  </w:delText>
        </w:r>
      </w:del>
    </w:p>
    <w:p w14:paraId="20B0BD3D" w14:textId="4F3494CF" w:rsidR="007A00CE" w:rsidDel="003321FD" w:rsidRDefault="00EF104A">
      <w:pPr>
        <w:ind w:left="0" w:firstLine="0"/>
        <w:rPr>
          <w:del w:id="3433" w:author="spencer.swartz@gmail.com" w:date="2017-02-19T20:53:00Z"/>
        </w:rPr>
        <w:pPrChange w:id="3434" w:author="spencer.swartz@gmail.com" w:date="2017-02-19T20:54:00Z">
          <w:pPr>
            <w:spacing w:after="4" w:line="259" w:lineRule="auto"/>
            <w:ind w:left="111"/>
          </w:pPr>
        </w:pPrChange>
      </w:pPr>
      <w:del w:id="3435" w:author="spencer.swartz@gmail.com" w:date="2017-02-19T20:53:00Z">
        <w:r w:rsidDel="003321FD">
          <w:rPr>
            <w:rFonts w:ascii="Arial" w:eastAsia="Arial" w:hAnsi="Arial" w:cs="Arial"/>
            <w:sz w:val="20"/>
          </w:rPr>
          <w:delText xml:space="preserve">Bandages sterile  </w:delText>
        </w:r>
      </w:del>
    </w:p>
    <w:p w14:paraId="37588EF0" w14:textId="693A5899" w:rsidR="007A00CE" w:rsidDel="003321FD" w:rsidRDefault="00EF104A">
      <w:pPr>
        <w:ind w:left="0" w:firstLine="0"/>
        <w:rPr>
          <w:del w:id="3436" w:author="spencer.swartz@gmail.com" w:date="2017-02-19T20:53:00Z"/>
        </w:rPr>
        <w:pPrChange w:id="3437" w:author="spencer.swartz@gmail.com" w:date="2017-02-19T20:54:00Z">
          <w:pPr>
            <w:spacing w:after="4" w:line="259" w:lineRule="auto"/>
            <w:ind w:left="111"/>
          </w:pPr>
        </w:pPrChange>
      </w:pPr>
      <w:del w:id="3438" w:author="spencer.swartz@gmail.com" w:date="2017-02-19T20:53:00Z">
        <w:r w:rsidDel="003321FD">
          <w:rPr>
            <w:rFonts w:ascii="Arial" w:eastAsia="Arial" w:hAnsi="Arial" w:cs="Arial"/>
            <w:sz w:val="20"/>
          </w:rPr>
          <w:delText xml:space="preserve">Adhesive Tape </w:delText>
        </w:r>
      </w:del>
    </w:p>
    <w:p w14:paraId="5B706A36" w14:textId="236FC140" w:rsidR="007A00CE" w:rsidDel="003321FD" w:rsidRDefault="00EF104A">
      <w:pPr>
        <w:ind w:left="0" w:firstLine="0"/>
        <w:rPr>
          <w:del w:id="3439" w:author="spencer.swartz@gmail.com" w:date="2017-02-19T20:53:00Z"/>
        </w:rPr>
        <w:pPrChange w:id="3440" w:author="spencer.swartz@gmail.com" w:date="2017-02-19T20:54:00Z">
          <w:pPr>
            <w:spacing w:after="4" w:line="259" w:lineRule="auto"/>
            <w:ind w:left="111"/>
          </w:pPr>
        </w:pPrChange>
      </w:pPr>
      <w:del w:id="3441" w:author="spencer.swartz@gmail.com" w:date="2017-02-19T20:53:00Z">
        <w:r w:rsidDel="003321FD">
          <w:rPr>
            <w:rFonts w:ascii="Arial" w:eastAsia="Arial" w:hAnsi="Arial" w:cs="Arial"/>
            <w:sz w:val="20"/>
          </w:rPr>
          <w:delText xml:space="preserve">Needles, cutting and round bodied </w:delText>
        </w:r>
      </w:del>
    </w:p>
    <w:p w14:paraId="02A773AF" w14:textId="15A40ECC" w:rsidR="007A00CE" w:rsidDel="003321FD" w:rsidRDefault="00EF104A">
      <w:pPr>
        <w:ind w:left="0" w:firstLine="0"/>
        <w:rPr>
          <w:del w:id="3442" w:author="spencer.swartz@gmail.com" w:date="2017-02-19T20:53:00Z"/>
        </w:rPr>
        <w:pPrChange w:id="3443" w:author="spencer.swartz@gmail.com" w:date="2017-02-19T20:54:00Z">
          <w:pPr>
            <w:spacing w:after="4" w:line="259" w:lineRule="auto"/>
            <w:ind w:left="111"/>
          </w:pPr>
        </w:pPrChange>
      </w:pPr>
      <w:del w:id="3444" w:author="spencer.swartz@gmail.com" w:date="2017-02-19T20:53:00Z">
        <w:r w:rsidDel="003321FD">
          <w:rPr>
            <w:rFonts w:ascii="Arial" w:eastAsia="Arial" w:hAnsi="Arial" w:cs="Arial"/>
            <w:sz w:val="20"/>
          </w:rPr>
          <w:delText xml:space="preserve">Suture synthetic absorbable </w:delText>
        </w:r>
      </w:del>
    </w:p>
    <w:p w14:paraId="6D0DC0C9" w14:textId="73302751" w:rsidR="007A00CE" w:rsidDel="003321FD" w:rsidRDefault="00EF104A">
      <w:pPr>
        <w:ind w:left="0" w:firstLine="0"/>
        <w:rPr>
          <w:del w:id="3445" w:author="spencer.swartz@gmail.com" w:date="2017-02-19T20:53:00Z"/>
        </w:rPr>
        <w:pPrChange w:id="3446" w:author="spencer.swartz@gmail.com" w:date="2017-02-19T20:54:00Z">
          <w:pPr>
            <w:spacing w:after="4" w:line="259" w:lineRule="auto"/>
            <w:ind w:left="111"/>
          </w:pPr>
        </w:pPrChange>
      </w:pPr>
      <w:del w:id="3447" w:author="spencer.swartz@gmail.com" w:date="2017-02-19T20:53:00Z">
        <w:r w:rsidDel="003321FD">
          <w:rPr>
            <w:rFonts w:ascii="Arial" w:eastAsia="Arial" w:hAnsi="Arial" w:cs="Arial"/>
            <w:sz w:val="20"/>
          </w:rPr>
          <w:delText xml:space="preserve">Splints for arm, leg  </w:delText>
        </w:r>
      </w:del>
    </w:p>
    <w:p w14:paraId="43A9D269" w14:textId="5D843958" w:rsidR="007A00CE" w:rsidDel="003321FD" w:rsidRDefault="00EF104A">
      <w:pPr>
        <w:ind w:left="0" w:firstLine="0"/>
        <w:rPr>
          <w:del w:id="3448" w:author="spencer.swartz@gmail.com" w:date="2017-02-19T20:53:00Z"/>
        </w:rPr>
        <w:pPrChange w:id="3449" w:author="spencer.swartz@gmail.com" w:date="2017-02-19T20:54:00Z">
          <w:pPr>
            <w:spacing w:after="4" w:line="259" w:lineRule="auto"/>
            <w:ind w:left="111"/>
          </w:pPr>
        </w:pPrChange>
      </w:pPr>
      <w:del w:id="3450" w:author="spencer.swartz@gmail.com" w:date="2017-02-19T20:53:00Z">
        <w:r w:rsidDel="003321FD">
          <w:rPr>
            <w:rFonts w:ascii="Arial" w:eastAsia="Arial" w:hAnsi="Arial" w:cs="Arial"/>
            <w:sz w:val="20"/>
          </w:rPr>
          <w:delText xml:space="preserve">Urinary catheter Foleys disposable #12, 14, 18 with bag </w:delText>
        </w:r>
      </w:del>
    </w:p>
    <w:p w14:paraId="64F9EC92" w14:textId="62F99B93" w:rsidR="007A00CE" w:rsidDel="003321FD" w:rsidRDefault="00EF104A">
      <w:pPr>
        <w:ind w:left="0" w:firstLine="0"/>
        <w:rPr>
          <w:del w:id="3451" w:author="spencer.swartz@gmail.com" w:date="2017-02-19T20:53:00Z"/>
        </w:rPr>
        <w:pPrChange w:id="3452" w:author="spencer.swartz@gmail.com" w:date="2017-02-19T20:54:00Z">
          <w:pPr>
            <w:spacing w:after="4" w:line="259" w:lineRule="auto"/>
            <w:ind w:left="111"/>
          </w:pPr>
        </w:pPrChange>
      </w:pPr>
      <w:del w:id="3453" w:author="spencer.swartz@gmail.com" w:date="2017-02-19T20:53:00Z">
        <w:r w:rsidDel="003321FD">
          <w:rPr>
            <w:rFonts w:ascii="Arial" w:eastAsia="Arial" w:hAnsi="Arial" w:cs="Arial"/>
            <w:sz w:val="20"/>
          </w:rPr>
          <w:delText xml:space="preserve">Absorbent cotton wool </w:delText>
        </w:r>
      </w:del>
    </w:p>
    <w:p w14:paraId="62F5827D" w14:textId="4BD2CFAC" w:rsidR="007A00CE" w:rsidDel="003321FD" w:rsidRDefault="00EF104A">
      <w:pPr>
        <w:ind w:left="0" w:firstLine="0"/>
        <w:rPr>
          <w:del w:id="3454" w:author="spencer.swartz@gmail.com" w:date="2017-02-19T20:53:00Z"/>
        </w:rPr>
        <w:pPrChange w:id="3455" w:author="spencer.swartz@gmail.com" w:date="2017-02-19T20:54:00Z">
          <w:pPr>
            <w:spacing w:after="4" w:line="259" w:lineRule="auto"/>
            <w:ind w:left="111"/>
          </w:pPr>
        </w:pPrChange>
      </w:pPr>
      <w:del w:id="3456" w:author="spencer.swartz@gmail.com" w:date="2017-02-19T20:53:00Z">
        <w:r w:rsidDel="003321FD">
          <w:rPr>
            <w:rFonts w:ascii="Arial" w:eastAsia="Arial" w:hAnsi="Arial" w:cs="Arial"/>
            <w:sz w:val="20"/>
          </w:rPr>
          <w:delText xml:space="preserve">Sheeting, plastic PVC clear 90 x 180 cm </w:delText>
        </w:r>
      </w:del>
    </w:p>
    <w:p w14:paraId="7F9BF35C" w14:textId="4E953BB5" w:rsidR="007A00CE" w:rsidDel="003321FD" w:rsidRDefault="00EF104A">
      <w:pPr>
        <w:ind w:left="0" w:firstLine="0"/>
        <w:rPr>
          <w:del w:id="3457" w:author="spencer.swartz@gmail.com" w:date="2017-02-19T20:53:00Z"/>
        </w:rPr>
        <w:pPrChange w:id="3458" w:author="spencer.swartz@gmail.com" w:date="2017-02-19T20:54:00Z">
          <w:pPr>
            <w:spacing w:after="4" w:line="259" w:lineRule="auto"/>
            <w:ind w:left="111"/>
          </w:pPr>
        </w:pPrChange>
      </w:pPr>
      <w:del w:id="3459" w:author="spencer.swartz@gmail.com" w:date="2017-02-19T20:53:00Z">
        <w:r w:rsidDel="003321FD">
          <w:rPr>
            <w:rFonts w:ascii="Arial" w:eastAsia="Arial" w:hAnsi="Arial" w:cs="Arial"/>
            <w:sz w:val="20"/>
          </w:rPr>
          <w:delText xml:space="preserve">Gloves (sterile) sizes 6 to 8 </w:delText>
        </w:r>
      </w:del>
    </w:p>
    <w:p w14:paraId="1CD41D97" w14:textId="4A76769E" w:rsidR="007A00CE" w:rsidDel="003321FD" w:rsidRDefault="00EF104A">
      <w:pPr>
        <w:ind w:left="0" w:firstLine="0"/>
        <w:rPr>
          <w:del w:id="3460" w:author="spencer.swartz@gmail.com" w:date="2017-02-19T20:53:00Z"/>
        </w:rPr>
        <w:pPrChange w:id="3461" w:author="spencer.swartz@gmail.com" w:date="2017-02-19T20:54:00Z">
          <w:pPr>
            <w:spacing w:after="4" w:line="259" w:lineRule="auto"/>
            <w:ind w:left="111"/>
          </w:pPr>
        </w:pPrChange>
      </w:pPr>
      <w:del w:id="3462" w:author="spencer.swartz@gmail.com" w:date="2017-02-19T20:53:00Z">
        <w:r w:rsidDel="003321FD">
          <w:rPr>
            <w:rFonts w:ascii="Arial" w:eastAsia="Arial" w:hAnsi="Arial" w:cs="Arial"/>
            <w:sz w:val="20"/>
          </w:rPr>
          <w:delText xml:space="preserve">Gloves (examination) sizes small, medium, large </w:delText>
        </w:r>
      </w:del>
    </w:p>
    <w:p w14:paraId="107FE56D" w14:textId="59B96481" w:rsidR="007A00CE" w:rsidDel="003321FD" w:rsidRDefault="00EF104A">
      <w:pPr>
        <w:ind w:left="0" w:firstLine="0"/>
        <w:rPr>
          <w:del w:id="3463" w:author="spencer.swartz@gmail.com" w:date="2017-02-19T20:53:00Z"/>
        </w:rPr>
        <w:pPrChange w:id="3464" w:author="spencer.swartz@gmail.com" w:date="2017-02-19T20:54:00Z">
          <w:pPr>
            <w:spacing w:after="4" w:line="259" w:lineRule="auto"/>
            <w:ind w:left="111"/>
          </w:pPr>
        </w:pPrChange>
      </w:pPr>
      <w:del w:id="3465" w:author="spencer.swartz@gmail.com" w:date="2017-02-19T20:53:00Z">
        <w:r w:rsidDel="003321FD">
          <w:rPr>
            <w:rFonts w:ascii="Arial" w:eastAsia="Arial" w:hAnsi="Arial" w:cs="Arial"/>
            <w:sz w:val="20"/>
          </w:rPr>
          <w:delText xml:space="preserve"> Face masks  </w:delText>
        </w:r>
      </w:del>
    </w:p>
    <w:p w14:paraId="15914996" w14:textId="2A608171" w:rsidR="007A00CE" w:rsidDel="003321FD" w:rsidRDefault="00EF104A">
      <w:pPr>
        <w:ind w:left="0" w:firstLine="0"/>
        <w:rPr>
          <w:del w:id="3466" w:author="spencer.swartz@gmail.com" w:date="2017-02-19T20:53:00Z"/>
        </w:rPr>
        <w:pPrChange w:id="3467" w:author="spencer.swartz@gmail.com" w:date="2017-02-19T20:54:00Z">
          <w:pPr>
            <w:spacing w:after="4" w:line="259" w:lineRule="auto"/>
            <w:ind w:left="111"/>
          </w:pPr>
        </w:pPrChange>
      </w:pPr>
      <w:del w:id="3468" w:author="spencer.swartz@gmail.com" w:date="2017-02-19T20:53:00Z">
        <w:r w:rsidDel="003321FD">
          <w:rPr>
            <w:rFonts w:ascii="Arial" w:eastAsia="Arial" w:hAnsi="Arial" w:cs="Arial"/>
            <w:sz w:val="20"/>
          </w:rPr>
          <w:delText xml:space="preserve">Eye protection </w:delText>
        </w:r>
      </w:del>
    </w:p>
    <w:p w14:paraId="01C0C1CF" w14:textId="24962ECC" w:rsidR="007A00CE" w:rsidDel="003321FD" w:rsidRDefault="00EF104A">
      <w:pPr>
        <w:ind w:left="0" w:firstLine="0"/>
        <w:rPr>
          <w:del w:id="3469" w:author="spencer.swartz@gmail.com" w:date="2017-02-19T20:53:00Z"/>
        </w:rPr>
        <w:pPrChange w:id="3470" w:author="spencer.swartz@gmail.com" w:date="2017-02-19T20:54:00Z">
          <w:pPr>
            <w:spacing w:after="4" w:line="259" w:lineRule="auto"/>
            <w:ind w:left="111"/>
          </w:pPr>
        </w:pPrChange>
      </w:pPr>
      <w:del w:id="3471" w:author="spencer.swartz@gmail.com" w:date="2017-02-19T20:53:00Z">
        <w:r w:rsidDel="003321FD">
          <w:rPr>
            <w:rFonts w:ascii="Arial" w:eastAsia="Arial" w:hAnsi="Arial" w:cs="Arial"/>
            <w:sz w:val="20"/>
          </w:rPr>
          <w:delText xml:space="preserve">Apron, utility plastic reusable </w:delText>
        </w:r>
      </w:del>
    </w:p>
    <w:p w14:paraId="5AD7CC28" w14:textId="52557706" w:rsidR="007A00CE" w:rsidDel="003321FD" w:rsidRDefault="00EF104A">
      <w:pPr>
        <w:ind w:left="0" w:firstLine="0"/>
        <w:rPr>
          <w:del w:id="3472" w:author="spencer.swartz@gmail.com" w:date="2017-02-19T20:53:00Z"/>
        </w:rPr>
        <w:pPrChange w:id="3473" w:author="spencer.swartz@gmail.com" w:date="2017-02-19T20:54:00Z">
          <w:pPr>
            <w:spacing w:after="4" w:line="259" w:lineRule="auto"/>
            <w:ind w:left="111"/>
          </w:pPr>
        </w:pPrChange>
      </w:pPr>
      <w:del w:id="3474" w:author="spencer.swartz@gmail.com" w:date="2017-02-19T20:53:00Z">
        <w:r w:rsidDel="003321FD">
          <w:rPr>
            <w:rFonts w:ascii="Arial" w:eastAsia="Arial" w:hAnsi="Arial" w:cs="Arial"/>
            <w:sz w:val="20"/>
          </w:rPr>
          <w:delText xml:space="preserve">Soap </w:delText>
        </w:r>
      </w:del>
    </w:p>
    <w:p w14:paraId="23C00FF3" w14:textId="0652F9F8" w:rsidR="007A00CE" w:rsidDel="003321FD" w:rsidRDefault="00EF104A">
      <w:pPr>
        <w:ind w:left="0" w:firstLine="0"/>
        <w:rPr>
          <w:del w:id="3475" w:author="spencer.swartz@gmail.com" w:date="2017-02-19T20:53:00Z"/>
        </w:rPr>
        <w:pPrChange w:id="3476" w:author="spencer.swartz@gmail.com" w:date="2017-02-19T20:54:00Z">
          <w:pPr>
            <w:spacing w:after="4" w:line="259" w:lineRule="auto"/>
            <w:ind w:left="111"/>
          </w:pPr>
        </w:pPrChange>
      </w:pPr>
      <w:del w:id="3477" w:author="spencer.swartz@gmail.com" w:date="2017-02-19T20:53:00Z">
        <w:r w:rsidDel="003321FD">
          <w:rPr>
            <w:rFonts w:ascii="Arial" w:eastAsia="Arial" w:hAnsi="Arial" w:cs="Arial"/>
            <w:sz w:val="20"/>
          </w:rPr>
          <w:delText xml:space="preserve">Inventory list of equipment and supplies </w:delText>
        </w:r>
      </w:del>
    </w:p>
    <w:p w14:paraId="1A309999" w14:textId="65A07ED6" w:rsidR="007A00CE" w:rsidDel="003321FD" w:rsidRDefault="00EF104A">
      <w:pPr>
        <w:ind w:left="0" w:firstLine="0"/>
        <w:rPr>
          <w:del w:id="3478" w:author="spencer.swartz@gmail.com" w:date="2017-02-19T20:53:00Z"/>
        </w:rPr>
        <w:pPrChange w:id="3479" w:author="spencer.swartz@gmail.com" w:date="2017-02-19T20:54:00Z">
          <w:pPr>
            <w:spacing w:after="4" w:line="259" w:lineRule="auto"/>
            <w:ind w:left="111"/>
          </w:pPr>
        </w:pPrChange>
      </w:pPr>
      <w:del w:id="3480" w:author="spencer.swartz@gmail.com" w:date="2017-02-19T20:53:00Z">
        <w:r w:rsidDel="003321FD">
          <w:rPr>
            <w:rFonts w:ascii="Arial" w:eastAsia="Arial" w:hAnsi="Arial" w:cs="Arial"/>
            <w:sz w:val="20"/>
          </w:rPr>
          <w:delText xml:space="preserve">Best practice guidelines for emergency care </w:delText>
        </w:r>
      </w:del>
    </w:p>
    <w:p w14:paraId="55813E86" w14:textId="705F474A" w:rsidR="007A00CE" w:rsidDel="003321FD" w:rsidRDefault="00EF104A">
      <w:pPr>
        <w:ind w:left="0" w:firstLine="0"/>
        <w:rPr>
          <w:del w:id="3481" w:author="spencer.swartz@gmail.com" w:date="2017-02-19T20:53:00Z"/>
        </w:rPr>
        <w:pPrChange w:id="3482" w:author="spencer.swartz@gmail.com" w:date="2017-02-19T20:54:00Z">
          <w:pPr>
            <w:spacing w:after="9" w:line="259" w:lineRule="auto"/>
            <w:ind w:left="116" w:firstLine="0"/>
          </w:pPr>
        </w:pPrChange>
      </w:pPr>
      <w:del w:id="3483" w:author="spencer.swartz@gmail.com" w:date="2017-02-19T20:53:00Z">
        <w:r w:rsidDel="003321FD">
          <w:rPr>
            <w:rFonts w:ascii="Arial" w:eastAsia="Arial" w:hAnsi="Arial" w:cs="Arial"/>
            <w:sz w:val="20"/>
          </w:rPr>
          <w:delText xml:space="preserve"> </w:delText>
        </w:r>
      </w:del>
    </w:p>
    <w:p w14:paraId="5A488082" w14:textId="60C96664" w:rsidR="007A00CE" w:rsidDel="003321FD" w:rsidRDefault="00EF104A">
      <w:pPr>
        <w:ind w:left="0" w:firstLine="0"/>
        <w:rPr>
          <w:del w:id="3484" w:author="spencer.swartz@gmail.com" w:date="2017-02-19T20:53:00Z"/>
        </w:rPr>
        <w:pPrChange w:id="3485" w:author="spencer.swartz@gmail.com" w:date="2017-02-19T20:54:00Z">
          <w:pPr>
            <w:pStyle w:val="Heading3"/>
            <w:ind w:left="111"/>
          </w:pPr>
        </w:pPrChange>
      </w:pPr>
      <w:del w:id="3486" w:author="spencer.swartz@gmail.com" w:date="2017-02-19T20:53:00Z">
        <w:r w:rsidDel="003321FD">
          <w:delText xml:space="preserve">Supplementary equipment for use by skilled health professionals </w:delText>
        </w:r>
      </w:del>
    </w:p>
    <w:p w14:paraId="2A76CF4C" w14:textId="62626940" w:rsidR="007A00CE" w:rsidDel="003321FD" w:rsidRDefault="00EF104A">
      <w:pPr>
        <w:ind w:left="0" w:firstLine="0"/>
        <w:rPr>
          <w:del w:id="3487" w:author="spencer.swartz@gmail.com" w:date="2017-02-19T20:53:00Z"/>
        </w:rPr>
        <w:pPrChange w:id="3488" w:author="spencer.swartz@gmail.com" w:date="2017-02-19T20:54:00Z">
          <w:pPr>
            <w:spacing w:after="4" w:line="259" w:lineRule="auto"/>
            <w:ind w:left="111"/>
          </w:pPr>
        </w:pPrChange>
      </w:pPr>
      <w:del w:id="3489" w:author="spencer.swartz@gmail.com" w:date="2017-02-19T20:53:00Z">
        <w:r w:rsidDel="003321FD">
          <w:rPr>
            <w:rFonts w:ascii="Arial" w:eastAsia="Arial" w:hAnsi="Arial" w:cs="Arial"/>
            <w:sz w:val="20"/>
          </w:rPr>
          <w:delText xml:space="preserve">Laryngoscope handle </w:delText>
        </w:r>
      </w:del>
    </w:p>
    <w:p w14:paraId="2AFB68CF" w14:textId="0910D0A1" w:rsidR="007A00CE" w:rsidDel="003321FD" w:rsidRDefault="00EF104A">
      <w:pPr>
        <w:ind w:left="0" w:firstLine="0"/>
        <w:rPr>
          <w:del w:id="3490" w:author="spencer.swartz@gmail.com" w:date="2017-02-19T20:53:00Z"/>
        </w:rPr>
        <w:pPrChange w:id="3491" w:author="spencer.swartz@gmail.com" w:date="2017-02-19T20:54:00Z">
          <w:pPr>
            <w:spacing w:after="4" w:line="259" w:lineRule="auto"/>
            <w:ind w:left="111"/>
          </w:pPr>
        </w:pPrChange>
      </w:pPr>
      <w:del w:id="3492" w:author="spencer.swartz@gmail.com" w:date="2017-02-19T20:53:00Z">
        <w:r w:rsidDel="003321FD">
          <w:rPr>
            <w:rFonts w:ascii="Arial" w:eastAsia="Arial" w:hAnsi="Arial" w:cs="Arial"/>
            <w:sz w:val="20"/>
          </w:rPr>
          <w:delText xml:space="preserve">Laryngoscope Macintosh blades (adult) </w:delText>
        </w:r>
      </w:del>
    </w:p>
    <w:p w14:paraId="09F08AA5" w14:textId="2662CF82" w:rsidR="007A00CE" w:rsidDel="003321FD" w:rsidRDefault="00EF104A">
      <w:pPr>
        <w:ind w:left="0" w:firstLine="0"/>
        <w:rPr>
          <w:del w:id="3493" w:author="spencer.swartz@gmail.com" w:date="2017-02-19T20:53:00Z"/>
        </w:rPr>
        <w:pPrChange w:id="3494" w:author="spencer.swartz@gmail.com" w:date="2017-02-19T20:54:00Z">
          <w:pPr>
            <w:spacing w:after="4" w:line="259" w:lineRule="auto"/>
            <w:ind w:left="111"/>
          </w:pPr>
        </w:pPrChange>
      </w:pPr>
      <w:del w:id="3495" w:author="spencer.swartz@gmail.com" w:date="2017-02-19T20:53:00Z">
        <w:r w:rsidDel="003321FD">
          <w:rPr>
            <w:rFonts w:ascii="Arial" w:eastAsia="Arial" w:hAnsi="Arial" w:cs="Arial"/>
            <w:sz w:val="20"/>
          </w:rPr>
          <w:delText xml:space="preserve">Laryngoscope Macintosh blades (paediatric) </w:delText>
        </w:r>
      </w:del>
    </w:p>
    <w:p w14:paraId="6C038D51" w14:textId="3B4A1B7F" w:rsidR="007A00CE" w:rsidDel="003321FD" w:rsidRDefault="00EF104A">
      <w:pPr>
        <w:ind w:left="0" w:firstLine="0"/>
        <w:rPr>
          <w:del w:id="3496" w:author="spencer.swartz@gmail.com" w:date="2017-02-19T20:53:00Z"/>
        </w:rPr>
        <w:pPrChange w:id="3497" w:author="spencer.swartz@gmail.com" w:date="2017-02-19T20:54:00Z">
          <w:pPr>
            <w:spacing w:after="4" w:line="259" w:lineRule="auto"/>
            <w:ind w:left="111"/>
          </w:pPr>
        </w:pPrChange>
      </w:pPr>
      <w:del w:id="3498" w:author="spencer.swartz@gmail.com" w:date="2017-02-19T20:53:00Z">
        <w:r w:rsidDel="003321FD">
          <w:rPr>
            <w:rFonts w:ascii="Arial" w:eastAsia="Arial" w:hAnsi="Arial" w:cs="Arial"/>
            <w:sz w:val="20"/>
          </w:rPr>
          <w:delText xml:space="preserve">IV infusor bag </w:delText>
        </w:r>
      </w:del>
    </w:p>
    <w:p w14:paraId="5F51512A" w14:textId="169677AA" w:rsidR="007A00CE" w:rsidDel="003321FD" w:rsidRDefault="00EF104A">
      <w:pPr>
        <w:ind w:left="0" w:firstLine="0"/>
        <w:rPr>
          <w:del w:id="3499" w:author="spencer.swartz@gmail.com" w:date="2017-02-19T20:53:00Z"/>
        </w:rPr>
        <w:pPrChange w:id="3500" w:author="spencer.swartz@gmail.com" w:date="2017-02-19T20:54:00Z">
          <w:pPr>
            <w:spacing w:after="4" w:line="259" w:lineRule="auto"/>
            <w:ind w:left="111"/>
          </w:pPr>
        </w:pPrChange>
      </w:pPr>
      <w:del w:id="3501" w:author="spencer.swartz@gmail.com" w:date="2017-02-19T20:53:00Z">
        <w:r w:rsidDel="003321FD">
          <w:rPr>
            <w:rFonts w:ascii="Arial" w:eastAsia="Arial" w:hAnsi="Arial" w:cs="Arial"/>
            <w:sz w:val="20"/>
          </w:rPr>
          <w:delText xml:space="preserve">Magills Forceps (adult) </w:delText>
        </w:r>
      </w:del>
    </w:p>
    <w:p w14:paraId="4DA39219" w14:textId="3CEB7F9E" w:rsidR="007A00CE" w:rsidDel="003321FD" w:rsidRDefault="00EF104A">
      <w:pPr>
        <w:ind w:left="0" w:firstLine="0"/>
        <w:rPr>
          <w:del w:id="3502" w:author="spencer.swartz@gmail.com" w:date="2017-02-19T20:53:00Z"/>
        </w:rPr>
        <w:pPrChange w:id="3503" w:author="spencer.swartz@gmail.com" w:date="2017-02-19T20:54:00Z">
          <w:pPr>
            <w:spacing w:after="4" w:line="259" w:lineRule="auto"/>
            <w:ind w:left="111"/>
          </w:pPr>
        </w:pPrChange>
      </w:pPr>
      <w:del w:id="3504" w:author="spencer.swartz@gmail.com" w:date="2017-02-19T20:53:00Z">
        <w:r w:rsidDel="003321FD">
          <w:rPr>
            <w:rFonts w:ascii="Arial" w:eastAsia="Arial" w:hAnsi="Arial" w:cs="Arial"/>
            <w:sz w:val="20"/>
          </w:rPr>
          <w:delText xml:space="preserve">Magills Forceps (paediatric) </w:delText>
        </w:r>
      </w:del>
    </w:p>
    <w:p w14:paraId="17289AC2" w14:textId="54A767FF" w:rsidR="007A00CE" w:rsidDel="003321FD" w:rsidRDefault="00EF104A">
      <w:pPr>
        <w:ind w:left="0" w:firstLine="0"/>
        <w:rPr>
          <w:del w:id="3505" w:author="spencer.swartz@gmail.com" w:date="2017-02-19T20:53:00Z"/>
        </w:rPr>
        <w:pPrChange w:id="3506" w:author="spencer.swartz@gmail.com" w:date="2017-02-19T20:54:00Z">
          <w:pPr>
            <w:spacing w:after="4" w:line="259" w:lineRule="auto"/>
            <w:ind w:left="111"/>
          </w:pPr>
        </w:pPrChange>
      </w:pPr>
      <w:del w:id="3507" w:author="spencer.swartz@gmail.com" w:date="2017-02-19T20:53:00Z">
        <w:r w:rsidDel="003321FD">
          <w:rPr>
            <w:rFonts w:ascii="Arial" w:eastAsia="Arial" w:hAnsi="Arial" w:cs="Arial"/>
            <w:sz w:val="20"/>
          </w:rPr>
          <w:delText xml:space="preserve">Stylet for Intubation </w:delText>
        </w:r>
      </w:del>
    </w:p>
    <w:p w14:paraId="0BC5B782" w14:textId="7AEB0D71" w:rsidR="007A00CE" w:rsidDel="003321FD" w:rsidRDefault="00EF104A">
      <w:pPr>
        <w:ind w:left="0" w:firstLine="0"/>
        <w:rPr>
          <w:del w:id="3508" w:author="spencer.swartz@gmail.com" w:date="2017-02-19T20:53:00Z"/>
        </w:rPr>
        <w:pPrChange w:id="3509" w:author="spencer.swartz@gmail.com" w:date="2017-02-19T20:54:00Z">
          <w:pPr>
            <w:spacing w:after="4" w:line="259" w:lineRule="auto"/>
            <w:ind w:left="111"/>
          </w:pPr>
        </w:pPrChange>
      </w:pPr>
      <w:del w:id="3510" w:author="spencer.swartz@gmail.com" w:date="2017-02-19T20:53:00Z">
        <w:r w:rsidDel="003321FD">
          <w:rPr>
            <w:rFonts w:ascii="Arial" w:eastAsia="Arial" w:hAnsi="Arial" w:cs="Arial"/>
            <w:sz w:val="20"/>
          </w:rPr>
          <w:delText xml:space="preserve">Spare bulbs and batteries for laryngoscope  </w:delText>
        </w:r>
      </w:del>
    </w:p>
    <w:p w14:paraId="3B1D9E17" w14:textId="2534B053" w:rsidR="007A00CE" w:rsidDel="003321FD" w:rsidRDefault="00EF104A">
      <w:pPr>
        <w:ind w:left="0" w:firstLine="0"/>
        <w:rPr>
          <w:del w:id="3511" w:author="spencer.swartz@gmail.com" w:date="2017-02-19T20:53:00Z"/>
        </w:rPr>
        <w:pPrChange w:id="3512" w:author="spencer.swartz@gmail.com" w:date="2017-02-19T20:54:00Z">
          <w:pPr>
            <w:spacing w:after="4" w:line="259" w:lineRule="auto"/>
            <w:ind w:left="111"/>
          </w:pPr>
        </w:pPrChange>
      </w:pPr>
      <w:del w:id="3513" w:author="spencer.swartz@gmail.com" w:date="2017-02-19T20:53:00Z">
        <w:r w:rsidDel="003321FD">
          <w:rPr>
            <w:rFonts w:ascii="Arial" w:eastAsia="Arial" w:hAnsi="Arial" w:cs="Arial"/>
            <w:sz w:val="20"/>
          </w:rPr>
          <w:delText xml:space="preserve">Endotrachael tubes cuffed (# 5.5 to 9)  </w:delText>
        </w:r>
      </w:del>
    </w:p>
    <w:p w14:paraId="7A46A41B" w14:textId="1D535BCE" w:rsidR="007A00CE" w:rsidDel="003321FD" w:rsidRDefault="00EF104A">
      <w:pPr>
        <w:ind w:left="0" w:firstLine="0"/>
        <w:rPr>
          <w:del w:id="3514" w:author="spencer.swartz@gmail.com" w:date="2017-02-19T20:53:00Z"/>
        </w:rPr>
        <w:pPrChange w:id="3515" w:author="spencer.swartz@gmail.com" w:date="2017-02-19T20:54:00Z">
          <w:pPr>
            <w:spacing w:after="4" w:line="259" w:lineRule="auto"/>
            <w:ind w:left="111"/>
          </w:pPr>
        </w:pPrChange>
      </w:pPr>
      <w:del w:id="3516" w:author="spencer.swartz@gmail.com" w:date="2017-02-19T20:53:00Z">
        <w:r w:rsidDel="003321FD">
          <w:rPr>
            <w:rFonts w:ascii="Arial" w:eastAsia="Arial" w:hAnsi="Arial" w:cs="Arial"/>
            <w:sz w:val="20"/>
          </w:rPr>
          <w:delText xml:space="preserve">Endotrachael tubes uncuffed (# 3.0 to 5.0)  </w:delText>
        </w:r>
      </w:del>
    </w:p>
    <w:p w14:paraId="03129227" w14:textId="6AB563A4" w:rsidR="007A00CE" w:rsidDel="003321FD" w:rsidRDefault="00EF104A">
      <w:pPr>
        <w:ind w:left="0" w:firstLine="0"/>
        <w:rPr>
          <w:del w:id="3517" w:author="spencer.swartz@gmail.com" w:date="2017-02-19T20:53:00Z"/>
        </w:rPr>
        <w:pPrChange w:id="3518" w:author="spencer.swartz@gmail.com" w:date="2017-02-19T20:54:00Z">
          <w:pPr>
            <w:spacing w:after="4" w:line="259" w:lineRule="auto"/>
            <w:ind w:left="111"/>
          </w:pPr>
        </w:pPrChange>
      </w:pPr>
      <w:del w:id="3519" w:author="spencer.swartz@gmail.com" w:date="2017-02-19T20:53:00Z">
        <w:r w:rsidDel="003321FD">
          <w:rPr>
            <w:rFonts w:ascii="Arial" w:eastAsia="Arial" w:hAnsi="Arial" w:cs="Arial"/>
            <w:sz w:val="20"/>
          </w:rPr>
          <w:delText xml:space="preserve">Chest tubes insertion equipment </w:delText>
        </w:r>
      </w:del>
    </w:p>
    <w:p w14:paraId="7A7D9CD5" w14:textId="0688FD67" w:rsidR="007A00CE" w:rsidDel="003321FD" w:rsidRDefault="00EF104A">
      <w:pPr>
        <w:ind w:left="0" w:firstLine="0"/>
        <w:rPr>
          <w:del w:id="3520" w:author="spencer.swartz@gmail.com" w:date="2017-02-19T20:53:00Z"/>
        </w:rPr>
        <w:pPrChange w:id="3521" w:author="spencer.swartz@gmail.com" w:date="2017-02-19T20:54:00Z">
          <w:pPr>
            <w:spacing w:after="4" w:line="259" w:lineRule="auto"/>
            <w:ind w:left="111"/>
          </w:pPr>
        </w:pPrChange>
      </w:pPr>
      <w:del w:id="3522" w:author="spencer.swartz@gmail.com" w:date="2017-02-19T20:53:00Z">
        <w:r w:rsidDel="003321FD">
          <w:rPr>
            <w:rFonts w:ascii="Arial" w:eastAsia="Arial" w:hAnsi="Arial" w:cs="Arial"/>
            <w:sz w:val="20"/>
          </w:rPr>
          <w:delText xml:space="preserve">Cricothyroidotomy  </w:delText>
        </w:r>
      </w:del>
    </w:p>
    <w:p w14:paraId="3FF6A033" w14:textId="299178F1" w:rsidR="007A00CE" w:rsidDel="003321FD" w:rsidRDefault="00EF104A">
      <w:pPr>
        <w:ind w:left="0" w:firstLine="0"/>
        <w:rPr>
          <w:del w:id="3523" w:author="spencer.swartz@gmail.com" w:date="2017-02-19T20:53:00Z"/>
        </w:rPr>
        <w:pPrChange w:id="3524" w:author="spencer.swartz@gmail.com" w:date="2017-02-19T20:54:00Z">
          <w:pPr>
            <w:spacing w:after="9" w:line="259" w:lineRule="auto"/>
            <w:ind w:left="116" w:firstLine="0"/>
          </w:pPr>
        </w:pPrChange>
      </w:pPr>
      <w:del w:id="3525" w:author="spencer.swartz@gmail.com" w:date="2017-02-19T20:53:00Z">
        <w:r w:rsidDel="003321FD">
          <w:rPr>
            <w:rFonts w:ascii="Arial" w:eastAsia="Arial" w:hAnsi="Arial" w:cs="Arial"/>
            <w:sz w:val="20"/>
          </w:rPr>
          <w:delText xml:space="preserve"> </w:delText>
        </w:r>
      </w:del>
    </w:p>
    <w:p w14:paraId="736CA901" w14:textId="4EEEFD10" w:rsidR="007A00CE" w:rsidDel="003321FD" w:rsidRDefault="00EF104A">
      <w:pPr>
        <w:ind w:left="0" w:firstLine="0"/>
        <w:rPr>
          <w:del w:id="3526" w:author="spencer.swartz@gmail.com" w:date="2017-02-19T20:53:00Z"/>
        </w:rPr>
        <w:pPrChange w:id="3527" w:author="spencer.swartz@gmail.com" w:date="2017-02-19T20:54:00Z">
          <w:pPr>
            <w:spacing w:after="3" w:line="259" w:lineRule="auto"/>
            <w:ind w:left="111"/>
          </w:pPr>
        </w:pPrChange>
      </w:pPr>
      <w:del w:id="3528" w:author="spencer.swartz@gmail.com" w:date="2017-02-19T20:53:00Z">
        <w:r w:rsidDel="003321FD">
          <w:rPr>
            <w:rFonts w:ascii="Arial" w:eastAsia="Arial" w:hAnsi="Arial" w:cs="Arial"/>
            <w:b/>
            <w:sz w:val="20"/>
          </w:rPr>
          <w:delText xml:space="preserve">This list was compiled from the following WHO resources: </w:delText>
        </w:r>
      </w:del>
    </w:p>
    <w:p w14:paraId="2A9C7B75" w14:textId="435C6DE3" w:rsidR="007A00CE" w:rsidDel="003321FD" w:rsidRDefault="00EF104A">
      <w:pPr>
        <w:ind w:left="0" w:firstLine="0"/>
        <w:rPr>
          <w:del w:id="3529" w:author="spencer.swartz@gmail.com" w:date="2017-02-19T20:53:00Z"/>
        </w:rPr>
        <w:pPrChange w:id="3530" w:author="spencer.swartz@gmail.com" w:date="2017-02-19T20:54:00Z">
          <w:pPr>
            <w:spacing w:after="8" w:line="259" w:lineRule="auto"/>
            <w:ind w:left="111"/>
          </w:pPr>
        </w:pPrChange>
      </w:pPr>
      <w:del w:id="3531" w:author="spencer.swartz@gmail.com" w:date="2017-02-19T20:53:00Z">
        <w:r w:rsidDel="003321FD">
          <w:rPr>
            <w:rFonts w:ascii="Arial" w:eastAsia="Arial" w:hAnsi="Arial" w:cs="Arial"/>
            <w:sz w:val="20"/>
          </w:rPr>
          <w:delText xml:space="preserve">WHO training manual: </w:delText>
        </w:r>
        <w:r w:rsidDel="003321FD">
          <w:rPr>
            <w:rFonts w:ascii="Arial" w:eastAsia="Arial" w:hAnsi="Arial" w:cs="Arial"/>
            <w:i/>
            <w:sz w:val="20"/>
          </w:rPr>
          <w:delText>Surgical Care at the District Hospital</w:delText>
        </w:r>
        <w:r w:rsidDel="003321FD">
          <w:rPr>
            <w:rFonts w:ascii="Arial" w:eastAsia="Arial" w:hAnsi="Arial" w:cs="Arial"/>
            <w:sz w:val="20"/>
          </w:rPr>
          <w:delText xml:space="preserve">  </w:delText>
        </w:r>
      </w:del>
    </w:p>
    <w:p w14:paraId="50390727" w14:textId="60BF384B" w:rsidR="007A00CE" w:rsidDel="003321FD" w:rsidRDefault="00EF104A">
      <w:pPr>
        <w:ind w:left="0" w:firstLine="0"/>
        <w:rPr>
          <w:del w:id="3532" w:author="spencer.swartz@gmail.com" w:date="2017-02-19T20:53:00Z"/>
        </w:rPr>
        <w:pPrChange w:id="3533" w:author="spencer.swartz@gmail.com" w:date="2017-02-19T20:54:00Z">
          <w:pPr>
            <w:spacing w:after="4" w:line="259" w:lineRule="auto"/>
            <w:ind w:left="111"/>
          </w:pPr>
        </w:pPrChange>
      </w:pPr>
      <w:del w:id="3534" w:author="spencer.swartz@gmail.com" w:date="2017-02-19T20:53:00Z">
        <w:r w:rsidDel="003321FD">
          <w:rPr>
            <w:rFonts w:ascii="Arial" w:eastAsia="Arial" w:hAnsi="Arial" w:cs="Arial"/>
            <w:sz w:val="20"/>
          </w:rPr>
          <w:delText xml:space="preserve">WHO Emergency Relief Items, Compendium of Basic Specifications </w:delText>
        </w:r>
      </w:del>
    </w:p>
    <w:p w14:paraId="36D4403B" w14:textId="49D49485" w:rsidR="007A00CE" w:rsidDel="003321FD" w:rsidRDefault="00EF104A">
      <w:pPr>
        <w:ind w:left="0" w:firstLine="0"/>
        <w:rPr>
          <w:del w:id="3535" w:author="spencer.swartz@gmail.com" w:date="2017-02-19T20:53:00Z"/>
        </w:rPr>
        <w:pPrChange w:id="3536" w:author="spencer.swartz@gmail.com" w:date="2017-02-19T20:54:00Z">
          <w:pPr>
            <w:spacing w:after="4" w:line="259" w:lineRule="auto"/>
            <w:ind w:left="111"/>
          </w:pPr>
        </w:pPrChange>
      </w:pPr>
      <w:del w:id="3537" w:author="spencer.swartz@gmail.com" w:date="2017-02-19T20:53:00Z">
        <w:r w:rsidDel="003321FD">
          <w:rPr>
            <w:rFonts w:ascii="Arial" w:eastAsia="Arial" w:hAnsi="Arial" w:cs="Arial"/>
            <w:sz w:val="20"/>
          </w:rPr>
          <w:delText xml:space="preserve">WHO/UNFPA Essential drugs and other commodities for reproductive health services. </w:delText>
        </w:r>
      </w:del>
    </w:p>
    <w:p w14:paraId="07B0E1D7" w14:textId="28A9AE46" w:rsidR="007A00CE" w:rsidDel="003321FD" w:rsidRDefault="00EF104A">
      <w:pPr>
        <w:ind w:left="0" w:firstLine="0"/>
        <w:rPr>
          <w:del w:id="3538" w:author="spencer.swartz@gmail.com" w:date="2017-02-19T20:53:00Z"/>
        </w:rPr>
        <w:pPrChange w:id="3539" w:author="spencer.swartz@gmail.com" w:date="2017-02-19T20:54:00Z">
          <w:pPr>
            <w:spacing w:after="4" w:line="259" w:lineRule="auto"/>
            <w:ind w:left="111"/>
          </w:pPr>
        </w:pPrChange>
      </w:pPr>
      <w:del w:id="3540" w:author="spencer.swartz@gmail.com" w:date="2017-02-19T20:53:00Z">
        <w:r w:rsidDel="003321FD">
          <w:rPr>
            <w:rFonts w:ascii="Arial" w:eastAsia="Arial" w:hAnsi="Arial" w:cs="Arial"/>
            <w:sz w:val="20"/>
          </w:rPr>
          <w:delText xml:space="preserve">WHO Essential Trauma Care Guidelines  </w:delText>
        </w:r>
      </w:del>
    </w:p>
    <w:p w14:paraId="27D4B6BF" w14:textId="6C81F4E0" w:rsidR="007A00CE" w:rsidDel="003321FD" w:rsidRDefault="00EF104A">
      <w:pPr>
        <w:ind w:left="0" w:firstLine="0"/>
        <w:rPr>
          <w:del w:id="3541" w:author="spencer.swartz@gmail.com" w:date="2017-02-19T20:53:00Z"/>
        </w:rPr>
        <w:pPrChange w:id="3542" w:author="spencer.swartz@gmail.com" w:date="2017-02-19T20:54:00Z">
          <w:pPr>
            <w:spacing w:after="6" w:line="259" w:lineRule="auto"/>
            <w:ind w:left="116" w:firstLine="0"/>
          </w:pPr>
        </w:pPrChange>
      </w:pPr>
      <w:del w:id="3543" w:author="spencer.swartz@gmail.com" w:date="2017-02-19T20:53:00Z">
        <w:r w:rsidDel="003321FD">
          <w:rPr>
            <w:rFonts w:ascii="Arial" w:eastAsia="Arial" w:hAnsi="Arial" w:cs="Arial"/>
            <w:b/>
            <w:i/>
            <w:sz w:val="20"/>
          </w:rPr>
          <w:delText xml:space="preserve"> </w:delText>
        </w:r>
      </w:del>
    </w:p>
    <w:p w14:paraId="2673755C" w14:textId="13198804" w:rsidR="007A00CE" w:rsidDel="003321FD" w:rsidRDefault="00EF104A">
      <w:pPr>
        <w:ind w:left="0" w:firstLine="0"/>
        <w:rPr>
          <w:del w:id="3544" w:author="spencer.swartz@gmail.com" w:date="2017-02-19T20:53:00Z"/>
        </w:rPr>
        <w:pPrChange w:id="3545" w:author="spencer.swartz@gmail.com" w:date="2017-02-19T20:54:00Z">
          <w:pPr>
            <w:spacing w:after="8" w:line="259" w:lineRule="auto"/>
            <w:ind w:left="111"/>
          </w:pPr>
        </w:pPrChange>
      </w:pPr>
      <w:del w:id="3546" w:author="spencer.swartz@gmail.com" w:date="2017-02-19T20:53:00Z">
        <w:r w:rsidDel="003321FD">
          <w:rPr>
            <w:rFonts w:ascii="Arial" w:eastAsia="Arial" w:hAnsi="Arial" w:cs="Arial"/>
            <w:i/>
            <w:sz w:val="20"/>
          </w:rPr>
          <w:delText xml:space="preserve">* For specifications refer to this book </w:delText>
        </w:r>
      </w:del>
    </w:p>
    <w:p w14:paraId="366A1833" w14:textId="3B0E259F" w:rsidR="007A00CE" w:rsidDel="003321FD" w:rsidRDefault="00EF104A">
      <w:pPr>
        <w:ind w:left="0" w:firstLine="0"/>
        <w:rPr>
          <w:del w:id="3547" w:author="spencer.swartz@gmail.com" w:date="2017-02-19T20:53:00Z"/>
        </w:rPr>
        <w:pPrChange w:id="3548" w:author="spencer.swartz@gmail.com" w:date="2017-02-19T20:54:00Z">
          <w:pPr>
            <w:spacing w:after="7" w:line="259" w:lineRule="auto"/>
            <w:ind w:left="116" w:firstLine="0"/>
          </w:pPr>
        </w:pPrChange>
      </w:pPr>
      <w:del w:id="3549" w:author="spencer.swartz@gmail.com" w:date="2017-02-19T20:53:00Z">
        <w:r w:rsidDel="003321FD">
          <w:rPr>
            <w:rFonts w:ascii="Arial" w:eastAsia="Arial" w:hAnsi="Arial" w:cs="Arial"/>
            <w:b/>
            <w:i/>
            <w:sz w:val="20"/>
          </w:rPr>
          <w:delText xml:space="preserve"> </w:delText>
        </w:r>
      </w:del>
    </w:p>
    <w:p w14:paraId="1F2F24D6" w14:textId="535FEDD1" w:rsidR="007A00CE" w:rsidDel="003321FD" w:rsidRDefault="00EF104A">
      <w:pPr>
        <w:ind w:left="0" w:firstLine="0"/>
        <w:rPr>
          <w:del w:id="3550" w:author="spencer.swartz@gmail.com" w:date="2017-02-19T20:53:00Z"/>
        </w:rPr>
        <w:pPrChange w:id="3551" w:author="spencer.swartz@gmail.com" w:date="2017-02-19T20:54:00Z">
          <w:pPr>
            <w:spacing w:after="0" w:line="268" w:lineRule="auto"/>
            <w:ind w:left="116" w:right="9444" w:firstLine="0"/>
          </w:pPr>
        </w:pPrChange>
      </w:pPr>
      <w:del w:id="3552" w:author="spencer.swartz@gmail.com" w:date="2017-02-19T20:53:00Z">
        <w:r w:rsidDel="003321FD">
          <w:rPr>
            <w:rFonts w:ascii="Arial" w:eastAsia="Arial" w:hAnsi="Arial" w:cs="Arial"/>
            <w:b/>
            <w:i/>
            <w:sz w:val="20"/>
          </w:rPr>
          <w:delText xml:space="preserve">  </w:delText>
        </w:r>
      </w:del>
    </w:p>
    <w:p w14:paraId="6EA4E414" w14:textId="22D0D12A" w:rsidR="007A00CE" w:rsidDel="003321FD" w:rsidRDefault="00EF104A">
      <w:pPr>
        <w:ind w:left="0" w:firstLine="0"/>
        <w:rPr>
          <w:del w:id="3553" w:author="spencer.swartz@gmail.com" w:date="2017-02-19T20:53:00Z"/>
        </w:rPr>
        <w:pPrChange w:id="3554" w:author="spencer.swartz@gmail.com" w:date="2017-02-19T20:54:00Z">
          <w:pPr>
            <w:spacing w:after="0" w:line="268" w:lineRule="auto"/>
            <w:ind w:left="116" w:right="9444" w:firstLine="0"/>
          </w:pPr>
        </w:pPrChange>
      </w:pPr>
      <w:del w:id="3555" w:author="spencer.swartz@gmail.com" w:date="2017-02-19T20:53:00Z">
        <w:r w:rsidDel="003321FD">
          <w:rPr>
            <w:rFonts w:ascii="Arial" w:eastAsia="Arial" w:hAnsi="Arial" w:cs="Arial"/>
            <w:b/>
            <w:i/>
            <w:sz w:val="20"/>
          </w:rPr>
          <w:delText xml:space="preserve">  </w:delText>
        </w:r>
      </w:del>
    </w:p>
    <w:p w14:paraId="46CED843" w14:textId="3320F02B" w:rsidR="007A00CE" w:rsidDel="003321FD" w:rsidRDefault="00EF104A">
      <w:pPr>
        <w:ind w:left="0" w:firstLine="0"/>
        <w:rPr>
          <w:del w:id="3556" w:author="spencer.swartz@gmail.com" w:date="2017-02-19T20:53:00Z"/>
        </w:rPr>
        <w:pPrChange w:id="3557" w:author="spencer.swartz@gmail.com" w:date="2017-02-19T20:54:00Z">
          <w:pPr>
            <w:spacing w:after="0" w:line="268" w:lineRule="auto"/>
            <w:ind w:left="116" w:right="9444" w:firstLine="0"/>
          </w:pPr>
        </w:pPrChange>
      </w:pPr>
      <w:del w:id="3558" w:author="spencer.swartz@gmail.com" w:date="2017-02-19T20:53:00Z">
        <w:r w:rsidDel="003321FD">
          <w:rPr>
            <w:rFonts w:ascii="Arial" w:eastAsia="Arial" w:hAnsi="Arial" w:cs="Arial"/>
            <w:sz w:val="20"/>
          </w:rPr>
          <w:delText xml:space="preserve">  </w:delText>
        </w:r>
      </w:del>
    </w:p>
    <w:p w14:paraId="084B6C11" w14:textId="5097BA58" w:rsidR="007A00CE" w:rsidDel="003321FD" w:rsidRDefault="00EF104A">
      <w:pPr>
        <w:ind w:left="0" w:firstLine="0"/>
        <w:rPr>
          <w:del w:id="3559" w:author="spencer.swartz@gmail.com" w:date="2017-02-19T20:53:00Z"/>
        </w:rPr>
        <w:pPrChange w:id="3560" w:author="spencer.swartz@gmail.com" w:date="2017-02-19T20:54:00Z">
          <w:pPr>
            <w:spacing w:after="0" w:line="268" w:lineRule="auto"/>
            <w:ind w:left="116" w:right="9444" w:firstLine="0"/>
          </w:pPr>
        </w:pPrChange>
      </w:pPr>
      <w:del w:id="3561" w:author="spencer.swartz@gmail.com" w:date="2017-02-19T20:53:00Z">
        <w:r w:rsidDel="003321FD">
          <w:rPr>
            <w:rFonts w:ascii="Arial" w:eastAsia="Arial" w:hAnsi="Arial" w:cs="Arial"/>
            <w:sz w:val="20"/>
          </w:rPr>
          <w:delText xml:space="preserve">  </w:delText>
        </w:r>
      </w:del>
    </w:p>
    <w:p w14:paraId="507D86F7" w14:textId="7CC12289" w:rsidR="007A00CE" w:rsidDel="003321FD" w:rsidRDefault="00237251">
      <w:pPr>
        <w:ind w:left="0" w:firstLine="0"/>
        <w:rPr>
          <w:del w:id="3562" w:author="spencer.swartz@gmail.com" w:date="2017-02-19T20:53:00Z"/>
        </w:rPr>
        <w:pPrChange w:id="3563" w:author="spencer.swartz@gmail.com" w:date="2017-02-19T20:54:00Z">
          <w:pPr>
            <w:spacing w:after="4" w:line="257" w:lineRule="auto"/>
            <w:ind w:left="111" w:right="435"/>
          </w:pPr>
        </w:pPrChange>
      </w:pPr>
      <w:del w:id="3564" w:author="spencer.swartz@gmail.com" w:date="2017-02-19T20:53:00Z">
        <w:r w:rsidDel="003321FD">
          <w:fldChar w:fldCharType="begin"/>
        </w:r>
        <w:r w:rsidDel="003321FD">
          <w:delInstrText xml:space="preserve"> HYPERLINK "http://www.who.int/eht" \h </w:delInstrText>
        </w:r>
        <w:r w:rsidDel="003321FD">
          <w:fldChar w:fldCharType="separate"/>
        </w:r>
        <w:r w:rsidR="00EF104A" w:rsidDel="003321FD">
          <w:rPr>
            <w:sz w:val="20"/>
          </w:rPr>
          <w:delText xml:space="preserve">Department of Essential Health Technologies </w:delText>
        </w:r>
        <w:r w:rsidDel="003321FD">
          <w:rPr>
            <w:sz w:val="20"/>
          </w:rPr>
          <w:fldChar w:fldCharType="end"/>
        </w:r>
      </w:del>
    </w:p>
    <w:p w14:paraId="7AAF93CF" w14:textId="570E2BE0" w:rsidR="007A00CE" w:rsidDel="003321FD" w:rsidRDefault="00EF104A">
      <w:pPr>
        <w:ind w:left="0" w:firstLine="0"/>
        <w:rPr>
          <w:del w:id="3565" w:author="spencer.swartz@gmail.com" w:date="2017-02-19T20:53:00Z"/>
        </w:rPr>
        <w:pPrChange w:id="3566" w:author="spencer.swartz@gmail.com" w:date="2017-02-19T20:54:00Z">
          <w:pPr>
            <w:spacing w:after="4" w:line="257" w:lineRule="auto"/>
            <w:ind w:left="111" w:right="435"/>
          </w:pPr>
        </w:pPrChange>
      </w:pPr>
      <w:del w:id="3567" w:author="spencer.swartz@gmail.com" w:date="2017-02-19T20:53:00Z">
        <w:r w:rsidDel="003321FD">
          <w:rPr>
            <w:sz w:val="20"/>
          </w:rPr>
          <w:delText xml:space="preserve">World Health Organization </w:delText>
        </w:r>
      </w:del>
    </w:p>
    <w:p w14:paraId="3CC6637C" w14:textId="0187D807" w:rsidR="007A00CE" w:rsidDel="003321FD" w:rsidRDefault="00EF104A">
      <w:pPr>
        <w:ind w:left="0" w:firstLine="0"/>
        <w:rPr>
          <w:del w:id="3568" w:author="spencer.swartz@gmail.com" w:date="2017-02-19T20:53:00Z"/>
        </w:rPr>
        <w:pPrChange w:id="3569" w:author="spencer.swartz@gmail.com" w:date="2017-02-19T20:54:00Z">
          <w:pPr>
            <w:spacing w:after="4" w:line="257" w:lineRule="auto"/>
            <w:ind w:left="111" w:right="435"/>
          </w:pPr>
        </w:pPrChange>
      </w:pPr>
      <w:del w:id="3570" w:author="spencer.swartz@gmail.com" w:date="2017-02-19T20:53:00Z">
        <w:r w:rsidDel="003321FD">
          <w:rPr>
            <w:sz w:val="20"/>
          </w:rPr>
          <w:delText xml:space="preserve">20 Avenue Appia, 1211, Geneva 27, Switzerland </w:delText>
        </w:r>
      </w:del>
    </w:p>
    <w:p w14:paraId="21E36C7B" w14:textId="6E53D6B5" w:rsidR="007A00CE" w:rsidDel="003321FD" w:rsidRDefault="00EF104A">
      <w:pPr>
        <w:ind w:left="0" w:firstLine="0"/>
        <w:rPr>
          <w:del w:id="3571" w:author="spencer.swartz@gmail.com" w:date="2017-02-19T20:53:00Z"/>
        </w:rPr>
        <w:pPrChange w:id="3572" w:author="spencer.swartz@gmail.com" w:date="2017-02-19T20:54:00Z">
          <w:pPr>
            <w:spacing w:after="4" w:line="257" w:lineRule="auto"/>
            <w:ind w:left="111" w:right="6009"/>
          </w:pPr>
        </w:pPrChange>
      </w:pPr>
      <w:del w:id="3573" w:author="spencer.swartz@gmail.com" w:date="2017-02-19T20:53:00Z">
        <w:r w:rsidDel="003321FD">
          <w:rPr>
            <w:sz w:val="20"/>
          </w:rPr>
          <w:delText xml:space="preserve">FAX 41 22 791 4836 </w:delText>
        </w:r>
        <w:r w:rsidR="00237251" w:rsidDel="003321FD">
          <w:fldChar w:fldCharType="begin"/>
        </w:r>
        <w:r w:rsidR="00237251" w:rsidDel="003321FD">
          <w:delInstrText xml:space="preserve"> HYPERLINK "http://www.who.int/surgery" \h </w:delInstrText>
        </w:r>
        <w:r w:rsidR="00237251" w:rsidDel="003321FD">
          <w:fldChar w:fldCharType="separate"/>
        </w:r>
        <w:r w:rsidDel="003321FD">
          <w:rPr>
            <w:sz w:val="20"/>
          </w:rPr>
          <w:delText>www.who.int/surgery</w:delText>
        </w:r>
        <w:r w:rsidR="00237251" w:rsidDel="003321FD">
          <w:rPr>
            <w:sz w:val="20"/>
          </w:rPr>
          <w:fldChar w:fldCharType="end"/>
        </w:r>
      </w:del>
    </w:p>
    <w:p w14:paraId="2CC57BC2" w14:textId="77777777" w:rsidR="007A00CE" w:rsidRDefault="00EF104A">
      <w:pPr>
        <w:ind w:left="0" w:firstLine="0"/>
        <w:pPrChange w:id="3574" w:author="spencer.swartz@gmail.com" w:date="2017-02-19T20:54:00Z">
          <w:pPr>
            <w:spacing w:after="0" w:line="259" w:lineRule="auto"/>
            <w:ind w:left="2902" w:firstLine="0"/>
          </w:pPr>
        </w:pPrChange>
      </w:pPr>
      <w:del w:id="3575" w:author="spencer.swartz@gmail.com" w:date="2017-02-19T20:53:00Z">
        <w:r w:rsidDel="003321FD">
          <w:delText xml:space="preserve"> </w:delText>
        </w:r>
      </w:del>
    </w:p>
    <w:sectPr w:rsidR="007A00CE" w:rsidSect="009E1D8F">
      <w:type w:val="continuous"/>
      <w:pgSz w:w="11900" w:h="16840"/>
      <w:pgMar w:top="1440" w:right="1440" w:bottom="1440" w:left="1440" w:header="720" w:footer="720" w:gutter="0"/>
      <w:cols w:space="720"/>
      <w:docGrid w:linePitch="326"/>
      <w:sectPrChange w:id="3576" w:author="spencer.swartz@gmail.com" w:date="2017-02-19T21:13:00Z">
        <w:sectPr w:rsidR="007A00CE" w:rsidSect="009E1D8F">
          <w:pgMar w:top="732" w:right="723" w:bottom="1106" w:left="1562"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4" w:author="spencer.swartz@gmail.com" w:date="2017-02-21T19:55:00Z" w:initials="s">
    <w:p w14:paraId="5601E257" w14:textId="79445DE5" w:rsidR="00C11B81" w:rsidRDefault="00C11B81">
      <w:pPr>
        <w:pStyle w:val="CommentText"/>
      </w:pPr>
      <w:r>
        <w:rPr>
          <w:rStyle w:val="CommentReference"/>
        </w:rPr>
        <w:annotationRef/>
      </w:r>
      <w:r>
        <w:t>Move elsewhere</w:t>
      </w:r>
    </w:p>
  </w:comment>
  <w:comment w:id="1425" w:author="spencer.swartz@gmail.com" w:date="2017-02-21T21:19:00Z" w:initials="s">
    <w:p w14:paraId="4AA836C5" w14:textId="2CC4FE91" w:rsidR="00C11B81" w:rsidRDefault="00C11B81">
      <w:pPr>
        <w:pStyle w:val="CommentText"/>
      </w:pPr>
      <w:r>
        <w:rPr>
          <w:rStyle w:val="CommentReference"/>
        </w:rPr>
        <w:annotationRef/>
      </w:r>
      <w:r>
        <w:t>Currently here… think about moving this above meeting minutes.</w:t>
      </w:r>
    </w:p>
  </w:comment>
  <w:comment w:id="1812" w:author="spencer.swartz@gmail.com" w:date="2017-02-19T18:57:00Z" w:initials="s">
    <w:p w14:paraId="2A87B671" w14:textId="77777777" w:rsidR="00C11B81" w:rsidRDefault="00C11B81">
      <w:pPr>
        <w:pStyle w:val="CommentText"/>
      </w:pPr>
      <w:r>
        <w:rPr>
          <w:rStyle w:val="CommentReference"/>
        </w:rPr>
        <w:annotationRef/>
      </w:r>
      <w:r>
        <w:rPr>
          <w:noProof/>
        </w:rPr>
        <w:t>Move to Annex</w:t>
      </w:r>
    </w:p>
  </w:comment>
  <w:comment w:id="2353" w:author="spencer.swartz@gmail.com" w:date="2017-02-19T18:57:00Z" w:initials="s">
    <w:p w14:paraId="7F7CC490" w14:textId="77777777" w:rsidR="00C11B81" w:rsidRDefault="00C11B81" w:rsidP="000C3EF4">
      <w:pPr>
        <w:pStyle w:val="CommentText"/>
      </w:pPr>
      <w:r>
        <w:rPr>
          <w:rStyle w:val="CommentReference"/>
        </w:rPr>
        <w:annotationRef/>
      </w:r>
      <w:r>
        <w:rPr>
          <w:noProof/>
        </w:rPr>
        <w:t>Move to Annex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01E257" w15:done="0"/>
  <w15:commentEx w15:paraId="4AA836C5" w15:done="0"/>
  <w15:commentEx w15:paraId="2A87B671" w15:done="0"/>
  <w15:commentEx w15:paraId="7F7CC49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97FFD" w14:textId="77777777" w:rsidR="003D2565" w:rsidRDefault="003D2565">
      <w:pPr>
        <w:spacing w:after="0" w:line="240" w:lineRule="auto"/>
      </w:pPr>
      <w:r>
        <w:separator/>
      </w:r>
    </w:p>
  </w:endnote>
  <w:endnote w:type="continuationSeparator" w:id="0">
    <w:p w14:paraId="67895214" w14:textId="77777777" w:rsidR="003D2565" w:rsidRDefault="003D2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A2EF3" w14:textId="77777777" w:rsidR="003D2565" w:rsidRDefault="003D2565">
      <w:pPr>
        <w:spacing w:after="0" w:line="240" w:lineRule="auto"/>
      </w:pPr>
      <w:r>
        <w:separator/>
      </w:r>
    </w:p>
  </w:footnote>
  <w:footnote w:type="continuationSeparator" w:id="0">
    <w:p w14:paraId="3BC4BD11" w14:textId="77777777" w:rsidR="003D2565" w:rsidRDefault="003D25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D7602" w14:textId="77777777" w:rsidR="00C11B81" w:rsidRDefault="00C11B81">
    <w:pPr>
      <w:spacing w:after="0" w:line="259" w:lineRule="auto"/>
      <w:ind w:left="0" w:right="787" w:firstLine="0"/>
      <w:jc w:val="center"/>
    </w:pPr>
    <w:r>
      <w:fldChar w:fldCharType="begin"/>
    </w:r>
    <w:r>
      <w:instrText xml:space="preserve"> PAGE   \* MERGEFORMAT </w:instrText>
    </w:r>
    <w:r>
      <w:fldChar w:fldCharType="separate"/>
    </w:r>
    <w:r>
      <w:t>1</w:t>
    </w:r>
    <w:r>
      <w:fldChar w:fldCharType="end"/>
    </w:r>
    <w:r>
      <w:t xml:space="preserve">  </w:t>
    </w:r>
  </w:p>
  <w:p w14:paraId="5964F8F3" w14:textId="77777777" w:rsidR="00C11B81" w:rsidRDefault="00C11B81">
    <w:pPr>
      <w:spacing w:after="0" w:line="259" w:lineRule="auto"/>
      <w:ind w:left="131"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112AC" w14:textId="0A5E2C31" w:rsidR="00C11B81" w:rsidRDefault="00C11B81">
    <w:pPr>
      <w:spacing w:after="0" w:line="259" w:lineRule="auto"/>
      <w:ind w:left="0" w:right="787" w:firstLine="0"/>
      <w:jc w:val="center"/>
    </w:pPr>
    <w:r>
      <w:fldChar w:fldCharType="begin"/>
    </w:r>
    <w:r>
      <w:instrText xml:space="preserve"> PAGE   \* MERGEFORMAT </w:instrText>
    </w:r>
    <w:r>
      <w:fldChar w:fldCharType="separate"/>
    </w:r>
    <w:r w:rsidR="00181211">
      <w:rPr>
        <w:noProof/>
      </w:rPr>
      <w:t>8</w:t>
    </w:r>
    <w:r>
      <w:fldChar w:fldCharType="end"/>
    </w:r>
    <w:r>
      <w:t xml:space="preserve">  </w:t>
    </w:r>
  </w:p>
  <w:p w14:paraId="11060B02" w14:textId="77777777" w:rsidR="00C11B81" w:rsidRDefault="00C11B81">
    <w:pPr>
      <w:spacing w:after="0" w:line="259" w:lineRule="auto"/>
      <w:ind w:left="131"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F28BE" w14:textId="4DC9CA91" w:rsidR="00C11B81" w:rsidRDefault="00C11B81">
    <w:pPr>
      <w:spacing w:after="0" w:line="259" w:lineRule="auto"/>
      <w:ind w:left="0" w:right="787" w:firstLine="0"/>
      <w:jc w:val="center"/>
    </w:pPr>
    <w:r>
      <w:fldChar w:fldCharType="begin"/>
    </w:r>
    <w:r>
      <w:instrText xml:space="preserve"> PAGE   \* MERGEFORMAT </w:instrText>
    </w:r>
    <w:r>
      <w:fldChar w:fldCharType="separate"/>
    </w:r>
    <w:r>
      <w:rPr>
        <w:noProof/>
      </w:rPr>
      <w:t>0</w:t>
    </w:r>
    <w:r>
      <w:fldChar w:fldCharType="end"/>
    </w:r>
    <w:r>
      <w:t xml:space="preserve">  </w:t>
    </w:r>
  </w:p>
  <w:p w14:paraId="602AF277" w14:textId="77777777" w:rsidR="00C11B81" w:rsidRDefault="00C11B81">
    <w:pPr>
      <w:spacing w:after="0" w:line="259" w:lineRule="auto"/>
      <w:ind w:left="131"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7429"/>
    <w:multiLevelType w:val="hybridMultilevel"/>
    <w:tmpl w:val="28442E82"/>
    <w:lvl w:ilvl="0" w:tplc="04090001">
      <w:start w:val="1"/>
      <w:numFmt w:val="bullet"/>
      <w:lvlText w:val=""/>
      <w:lvlJc w:val="left"/>
      <w:pPr>
        <w:ind w:left="478"/>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54C0BC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02CDF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2DB0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B0D4EA">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2959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CD17A">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E7CA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A7AA6">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B40D58"/>
    <w:multiLevelType w:val="hybridMultilevel"/>
    <w:tmpl w:val="5A9210FC"/>
    <w:lvl w:ilvl="0" w:tplc="1878277C">
      <w:start w:val="1"/>
      <w:numFmt w:val="lowerLetter"/>
      <w:lvlText w:val="(%1)"/>
      <w:lvlJc w:val="left"/>
      <w:pPr>
        <w:ind w:left="367"/>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1" w:tplc="3BA820F0">
      <w:start w:val="1"/>
      <w:numFmt w:val="lowerLetter"/>
      <w:lvlText w:val="%2"/>
      <w:lvlJc w:val="left"/>
      <w:pPr>
        <w:ind w:left="108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2" w:tplc="FFE49C30">
      <w:start w:val="1"/>
      <w:numFmt w:val="lowerRoman"/>
      <w:lvlText w:val="%3"/>
      <w:lvlJc w:val="left"/>
      <w:pPr>
        <w:ind w:left="180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3" w:tplc="46A23134">
      <w:start w:val="1"/>
      <w:numFmt w:val="decimal"/>
      <w:lvlText w:val="%4"/>
      <w:lvlJc w:val="left"/>
      <w:pPr>
        <w:ind w:left="252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4" w:tplc="F61E9448">
      <w:start w:val="1"/>
      <w:numFmt w:val="lowerLetter"/>
      <w:lvlText w:val="%5"/>
      <w:lvlJc w:val="left"/>
      <w:pPr>
        <w:ind w:left="324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5" w:tplc="2396938A">
      <w:start w:val="1"/>
      <w:numFmt w:val="lowerRoman"/>
      <w:lvlText w:val="%6"/>
      <w:lvlJc w:val="left"/>
      <w:pPr>
        <w:ind w:left="396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6" w:tplc="9A342B96">
      <w:start w:val="1"/>
      <w:numFmt w:val="decimal"/>
      <w:lvlText w:val="%7"/>
      <w:lvlJc w:val="left"/>
      <w:pPr>
        <w:ind w:left="468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7" w:tplc="87868550">
      <w:start w:val="1"/>
      <w:numFmt w:val="lowerLetter"/>
      <w:lvlText w:val="%8"/>
      <w:lvlJc w:val="left"/>
      <w:pPr>
        <w:ind w:left="540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8" w:tplc="B57E5930">
      <w:start w:val="1"/>
      <w:numFmt w:val="lowerRoman"/>
      <w:lvlText w:val="%9"/>
      <w:lvlJc w:val="left"/>
      <w:pPr>
        <w:ind w:left="612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AD673C"/>
    <w:multiLevelType w:val="hybridMultilevel"/>
    <w:tmpl w:val="7CB46EB2"/>
    <w:lvl w:ilvl="0" w:tplc="0E02B4F6">
      <w:start w:val="1"/>
      <w:numFmt w:val="bullet"/>
      <w:lvlText w:val=""/>
      <w:lvlJc w:val="left"/>
      <w:pPr>
        <w:ind w:left="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0CA2F0">
      <w:start w:val="1"/>
      <w:numFmt w:val="bullet"/>
      <w:lvlText w:val="o"/>
      <w:lvlJc w:val="left"/>
      <w:pPr>
        <w:ind w:left="1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70B298">
      <w:start w:val="1"/>
      <w:numFmt w:val="bullet"/>
      <w:lvlText w:val="▪"/>
      <w:lvlJc w:val="left"/>
      <w:pPr>
        <w:ind w:left="1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B89A74">
      <w:start w:val="1"/>
      <w:numFmt w:val="bullet"/>
      <w:lvlText w:val="•"/>
      <w:lvlJc w:val="left"/>
      <w:pPr>
        <w:ind w:left="26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18C47C">
      <w:start w:val="1"/>
      <w:numFmt w:val="bullet"/>
      <w:lvlText w:val="o"/>
      <w:lvlJc w:val="left"/>
      <w:pPr>
        <w:ind w:left="33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E7AC7A6">
      <w:start w:val="1"/>
      <w:numFmt w:val="bullet"/>
      <w:lvlText w:val="▪"/>
      <w:lvlJc w:val="left"/>
      <w:pPr>
        <w:ind w:left="40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5C672B6">
      <w:start w:val="1"/>
      <w:numFmt w:val="bullet"/>
      <w:lvlText w:val="•"/>
      <w:lvlJc w:val="left"/>
      <w:pPr>
        <w:ind w:left="4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1C046A">
      <w:start w:val="1"/>
      <w:numFmt w:val="bullet"/>
      <w:lvlText w:val="o"/>
      <w:lvlJc w:val="left"/>
      <w:pPr>
        <w:ind w:left="5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DC0260">
      <w:start w:val="1"/>
      <w:numFmt w:val="bullet"/>
      <w:lvlText w:val="▪"/>
      <w:lvlJc w:val="left"/>
      <w:pPr>
        <w:ind w:left="6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C65F29"/>
    <w:multiLevelType w:val="hybridMultilevel"/>
    <w:tmpl w:val="DF22AFC8"/>
    <w:lvl w:ilvl="0" w:tplc="30B63EB0">
      <w:start w:val="1"/>
      <w:numFmt w:val="bullet"/>
      <w:lvlText w:val=""/>
      <w:lvlJc w:val="left"/>
      <w:pPr>
        <w:ind w:left="7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9A4790">
      <w:start w:val="1"/>
      <w:numFmt w:val="bullet"/>
      <w:lvlText w:val="o"/>
      <w:lvlJc w:val="left"/>
      <w:pPr>
        <w:ind w:left="1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C8A62E">
      <w:start w:val="1"/>
      <w:numFmt w:val="bullet"/>
      <w:lvlText w:val="▪"/>
      <w:lvlJc w:val="left"/>
      <w:pPr>
        <w:ind w:left="23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32CE896">
      <w:start w:val="1"/>
      <w:numFmt w:val="bullet"/>
      <w:lvlText w:val="•"/>
      <w:lvlJc w:val="left"/>
      <w:pPr>
        <w:ind w:left="3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3EB220">
      <w:start w:val="1"/>
      <w:numFmt w:val="bullet"/>
      <w:lvlText w:val="o"/>
      <w:lvlJc w:val="left"/>
      <w:pPr>
        <w:ind w:left="3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6C692A">
      <w:start w:val="1"/>
      <w:numFmt w:val="bullet"/>
      <w:lvlText w:val="▪"/>
      <w:lvlJc w:val="left"/>
      <w:pPr>
        <w:ind w:left="4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BAF95C">
      <w:start w:val="1"/>
      <w:numFmt w:val="bullet"/>
      <w:lvlText w:val="•"/>
      <w:lvlJc w:val="left"/>
      <w:pPr>
        <w:ind w:left="5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5AED3DE">
      <w:start w:val="1"/>
      <w:numFmt w:val="bullet"/>
      <w:lvlText w:val="o"/>
      <w:lvlJc w:val="left"/>
      <w:pPr>
        <w:ind w:left="5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66FA18">
      <w:start w:val="1"/>
      <w:numFmt w:val="bullet"/>
      <w:lvlText w:val="▪"/>
      <w:lvlJc w:val="left"/>
      <w:pPr>
        <w:ind w:left="6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3CF4E2B"/>
    <w:multiLevelType w:val="hybridMultilevel"/>
    <w:tmpl w:val="F474CD1E"/>
    <w:lvl w:ilvl="0" w:tplc="47341A86">
      <w:start w:val="5"/>
      <w:numFmt w:val="decimal"/>
      <w:lvlText w:val="%1."/>
      <w:lvlJc w:val="left"/>
      <w:pPr>
        <w:ind w:left="3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60E920">
      <w:start w:val="1"/>
      <w:numFmt w:val="bullet"/>
      <w:lvlText w:val="-"/>
      <w:lvlJc w:val="left"/>
      <w:pPr>
        <w:ind w:left="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4AE58">
      <w:start w:val="1"/>
      <w:numFmt w:val="bullet"/>
      <w:lvlText w:val="-"/>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76ECD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F8305C">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A2F38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4E32F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A8854C">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60D1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A24D0C"/>
    <w:multiLevelType w:val="hybridMultilevel"/>
    <w:tmpl w:val="33B871D0"/>
    <w:lvl w:ilvl="0" w:tplc="A92EE7E4">
      <w:start w:val="1"/>
      <w:numFmt w:val="bullet"/>
      <w:lvlText w:val="-"/>
      <w:lvlJc w:val="left"/>
      <w:pPr>
        <w:ind w:left="367"/>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1" w:tplc="BA84FCA4">
      <w:start w:val="1"/>
      <w:numFmt w:val="bullet"/>
      <w:lvlText w:val="o"/>
      <w:lvlJc w:val="left"/>
      <w:pPr>
        <w:ind w:left="108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2" w:tplc="BBDC797C">
      <w:start w:val="1"/>
      <w:numFmt w:val="bullet"/>
      <w:lvlText w:val="▪"/>
      <w:lvlJc w:val="left"/>
      <w:pPr>
        <w:ind w:left="180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3" w:tplc="28EA239C">
      <w:start w:val="1"/>
      <w:numFmt w:val="bullet"/>
      <w:lvlText w:val="•"/>
      <w:lvlJc w:val="left"/>
      <w:pPr>
        <w:ind w:left="252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4" w:tplc="86863014">
      <w:start w:val="1"/>
      <w:numFmt w:val="bullet"/>
      <w:lvlText w:val="o"/>
      <w:lvlJc w:val="left"/>
      <w:pPr>
        <w:ind w:left="324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5" w:tplc="FAD0AE16">
      <w:start w:val="1"/>
      <w:numFmt w:val="bullet"/>
      <w:lvlText w:val="▪"/>
      <w:lvlJc w:val="left"/>
      <w:pPr>
        <w:ind w:left="396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6" w:tplc="F36620DE">
      <w:start w:val="1"/>
      <w:numFmt w:val="bullet"/>
      <w:lvlText w:val="•"/>
      <w:lvlJc w:val="left"/>
      <w:pPr>
        <w:ind w:left="468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7" w:tplc="3122648A">
      <w:start w:val="1"/>
      <w:numFmt w:val="bullet"/>
      <w:lvlText w:val="o"/>
      <w:lvlJc w:val="left"/>
      <w:pPr>
        <w:ind w:left="540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lvl w:ilvl="8" w:tplc="5DFC1EE4">
      <w:start w:val="1"/>
      <w:numFmt w:val="bullet"/>
      <w:lvlText w:val="▪"/>
      <w:lvlJc w:val="left"/>
      <w:pPr>
        <w:ind w:left="6120"/>
      </w:pPr>
      <w:rPr>
        <w:rFonts w:ascii="Bell MT" w:eastAsia="Bell MT" w:hAnsi="Bell MT" w:cs="Bell MT"/>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5E84610"/>
    <w:multiLevelType w:val="hybridMultilevel"/>
    <w:tmpl w:val="D7F0CCC8"/>
    <w:lvl w:ilvl="0" w:tplc="CF0A603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C6B01"/>
    <w:multiLevelType w:val="hybridMultilevel"/>
    <w:tmpl w:val="A6B4D470"/>
    <w:lvl w:ilvl="0" w:tplc="705CEC98">
      <w:start w:val="1"/>
      <w:numFmt w:val="bullet"/>
      <w:lvlText w:val=""/>
      <w:lvlJc w:val="left"/>
      <w:pPr>
        <w:ind w:left="3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50533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9AE0AF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1AFEF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D4AE5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4865F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FED82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06EB0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70F47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6692280"/>
    <w:multiLevelType w:val="hybridMultilevel"/>
    <w:tmpl w:val="6AE8E70C"/>
    <w:lvl w:ilvl="0" w:tplc="68585AE8">
      <w:start w:val="1"/>
      <w:numFmt w:val="bullet"/>
      <w:lvlText w:val="-"/>
      <w:lvlJc w:val="left"/>
      <w:pPr>
        <w:ind w:left="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AAB488">
      <w:start w:val="1"/>
      <w:numFmt w:val="bullet"/>
      <w:lvlText w:val="o"/>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E424F8">
      <w:start w:val="1"/>
      <w:numFmt w:val="bullet"/>
      <w:lvlText w:val="▪"/>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F43E42">
      <w:start w:val="1"/>
      <w:numFmt w:val="bullet"/>
      <w:lvlText w:val="•"/>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E5532">
      <w:start w:val="1"/>
      <w:numFmt w:val="bullet"/>
      <w:lvlText w:val="o"/>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F44912">
      <w:start w:val="1"/>
      <w:numFmt w:val="bullet"/>
      <w:lvlText w:val="▪"/>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F863D6">
      <w:start w:val="1"/>
      <w:numFmt w:val="bullet"/>
      <w:lvlText w:val="•"/>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142722">
      <w:start w:val="1"/>
      <w:numFmt w:val="bullet"/>
      <w:lvlText w:val="o"/>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5EB8BA">
      <w:start w:val="1"/>
      <w:numFmt w:val="bullet"/>
      <w:lvlText w:val="▪"/>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B4C175F"/>
    <w:multiLevelType w:val="hybridMultilevel"/>
    <w:tmpl w:val="BDE472A0"/>
    <w:lvl w:ilvl="0" w:tplc="A060E920">
      <w:start w:val="1"/>
      <w:numFmt w:val="bullet"/>
      <w:lvlText w:val="-"/>
      <w:lvlJc w:val="left"/>
      <w:pPr>
        <w:ind w:left="77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0CC35139"/>
    <w:multiLevelType w:val="hybridMultilevel"/>
    <w:tmpl w:val="574C5AAC"/>
    <w:lvl w:ilvl="0" w:tplc="FD8C818C">
      <w:start w:val="1"/>
      <w:numFmt w:val="decimal"/>
      <w:lvlText w:val="%1."/>
      <w:lvlJc w:val="left"/>
      <w:pPr>
        <w:ind w:left="3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D8A8B4">
      <w:start w:val="1"/>
      <w:numFmt w:val="bullet"/>
      <w:lvlText w:val="-"/>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4689B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9E584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6DDD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20E6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8C572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6E5E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6C3D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122739A"/>
    <w:multiLevelType w:val="hybridMultilevel"/>
    <w:tmpl w:val="7B0881BA"/>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A58D4"/>
    <w:multiLevelType w:val="hybridMultilevel"/>
    <w:tmpl w:val="27EC0118"/>
    <w:lvl w:ilvl="0" w:tplc="43B032D2">
      <w:start w:val="1"/>
      <w:numFmt w:val="bullet"/>
      <w:lvlText w:val=""/>
      <w:lvlJc w:val="left"/>
      <w:pPr>
        <w:ind w:left="8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21C1A1A">
      <w:start w:val="1"/>
      <w:numFmt w:val="bullet"/>
      <w:lvlText w:val="o"/>
      <w:lvlJc w:val="left"/>
      <w:pPr>
        <w:ind w:left="1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26B992">
      <w:start w:val="1"/>
      <w:numFmt w:val="bullet"/>
      <w:lvlText w:val="▪"/>
      <w:lvlJc w:val="left"/>
      <w:pPr>
        <w:ind w:left="23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40D292">
      <w:start w:val="1"/>
      <w:numFmt w:val="bullet"/>
      <w:lvlText w:val="•"/>
      <w:lvlJc w:val="left"/>
      <w:pPr>
        <w:ind w:left="3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9A8A08">
      <w:start w:val="1"/>
      <w:numFmt w:val="bullet"/>
      <w:lvlText w:val="o"/>
      <w:lvlJc w:val="left"/>
      <w:pPr>
        <w:ind w:left="3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48B862">
      <w:start w:val="1"/>
      <w:numFmt w:val="bullet"/>
      <w:lvlText w:val="▪"/>
      <w:lvlJc w:val="left"/>
      <w:pPr>
        <w:ind w:left="4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2C5396">
      <w:start w:val="1"/>
      <w:numFmt w:val="bullet"/>
      <w:lvlText w:val="•"/>
      <w:lvlJc w:val="left"/>
      <w:pPr>
        <w:ind w:left="5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34E94A">
      <w:start w:val="1"/>
      <w:numFmt w:val="bullet"/>
      <w:lvlText w:val="o"/>
      <w:lvlJc w:val="left"/>
      <w:pPr>
        <w:ind w:left="5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925ECE">
      <w:start w:val="1"/>
      <w:numFmt w:val="bullet"/>
      <w:lvlText w:val="▪"/>
      <w:lvlJc w:val="left"/>
      <w:pPr>
        <w:ind w:left="6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4F6554"/>
    <w:multiLevelType w:val="multilevel"/>
    <w:tmpl w:val="3056CB04"/>
    <w:lvl w:ilvl="0">
      <w:start w:val="1"/>
      <w:numFmt w:val="decimal"/>
      <w:lvlText w:val="%1."/>
      <w:lvlJc w:val="left"/>
      <w:pPr>
        <w:ind w:left="8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B594D9B"/>
    <w:multiLevelType w:val="hybridMultilevel"/>
    <w:tmpl w:val="91B07DC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5" w15:restartNumberingAfterBreak="0">
    <w:nsid w:val="20260EBB"/>
    <w:multiLevelType w:val="hybridMultilevel"/>
    <w:tmpl w:val="BD6C6DC6"/>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A060E920">
      <w:start w:val="1"/>
      <w:numFmt w:val="bullet"/>
      <w:lvlText w:val="-"/>
      <w:lvlJc w:val="left"/>
      <w:pPr>
        <w:ind w:left="216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27864"/>
    <w:multiLevelType w:val="hybridMultilevel"/>
    <w:tmpl w:val="E0EA1FB8"/>
    <w:lvl w:ilvl="0" w:tplc="A060E920">
      <w:start w:val="1"/>
      <w:numFmt w:val="bullet"/>
      <w:lvlText w:val="-"/>
      <w:lvlJc w:val="left"/>
      <w:pPr>
        <w:ind w:left="77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6F94FD0"/>
    <w:multiLevelType w:val="hybridMultilevel"/>
    <w:tmpl w:val="337C940C"/>
    <w:lvl w:ilvl="0" w:tplc="A060E920">
      <w:start w:val="1"/>
      <w:numFmt w:val="bullet"/>
      <w:lvlText w:val="-"/>
      <w:lvlJc w:val="left"/>
      <w:pPr>
        <w:ind w:left="478"/>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54C0BC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02CDF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2DB0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B0D4EA">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2959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CD17A">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E7CA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A7AA6">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91E314E"/>
    <w:multiLevelType w:val="hybridMultilevel"/>
    <w:tmpl w:val="7E8C4818"/>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56792B"/>
    <w:multiLevelType w:val="hybridMultilevel"/>
    <w:tmpl w:val="6058AB7A"/>
    <w:lvl w:ilvl="0" w:tplc="5E36D430">
      <w:start w:val="2"/>
      <w:numFmt w:val="decimal"/>
      <w:lvlText w:val="%1."/>
      <w:lvlJc w:val="left"/>
      <w:pPr>
        <w:ind w:left="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1E46A0">
      <w:start w:val="1"/>
      <w:numFmt w:val="bullet"/>
      <w:lvlText w:val="¾"/>
      <w:lvlJc w:val="left"/>
      <w:pPr>
        <w:ind w:left="7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60E920">
      <w:start w:val="1"/>
      <w:numFmt w:val="bullet"/>
      <w:lvlText w:val="-"/>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286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CC388">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44D40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80D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94EC82">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7046E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B616BE1"/>
    <w:multiLevelType w:val="hybridMultilevel"/>
    <w:tmpl w:val="D0CA556A"/>
    <w:lvl w:ilvl="0" w:tplc="47341A86">
      <w:start w:val="5"/>
      <w:numFmt w:val="decimal"/>
      <w:lvlText w:val="%1."/>
      <w:lvlJc w:val="left"/>
      <w:pPr>
        <w:ind w:left="3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3032F2">
      <w:start w:val="1"/>
      <w:numFmt w:val="bullet"/>
      <w:lvlText w:val="•"/>
      <w:lvlJc w:val="left"/>
      <w:pPr>
        <w:ind w:left="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D4AE58">
      <w:start w:val="1"/>
      <w:numFmt w:val="bullet"/>
      <w:lvlText w:val="-"/>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76ECD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F8305C">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A2F38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4E32F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A8854C">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60D1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FBF01D9"/>
    <w:multiLevelType w:val="hybridMultilevel"/>
    <w:tmpl w:val="448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B73ED"/>
    <w:multiLevelType w:val="hybridMultilevel"/>
    <w:tmpl w:val="24B6DB90"/>
    <w:lvl w:ilvl="0" w:tplc="A060E920">
      <w:start w:val="1"/>
      <w:numFmt w:val="bullet"/>
      <w:lvlText w:val="-"/>
      <w:lvlJc w:val="left"/>
      <w:pPr>
        <w:ind w:left="742"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3" w15:restartNumberingAfterBreak="0">
    <w:nsid w:val="312B0651"/>
    <w:multiLevelType w:val="hybridMultilevel"/>
    <w:tmpl w:val="398AE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A23F93"/>
    <w:multiLevelType w:val="hybridMultilevel"/>
    <w:tmpl w:val="5EB2300A"/>
    <w:lvl w:ilvl="0" w:tplc="A060E92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E007D3"/>
    <w:multiLevelType w:val="hybridMultilevel"/>
    <w:tmpl w:val="DACC4E38"/>
    <w:lvl w:ilvl="0" w:tplc="4AE0F272">
      <w:start w:val="1"/>
      <w:numFmt w:val="bullet"/>
      <w:lvlText w:val=""/>
      <w:lvlJc w:val="left"/>
      <w:pPr>
        <w:ind w:left="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06D78C">
      <w:start w:val="1"/>
      <w:numFmt w:val="bullet"/>
      <w:lvlText w:val="o"/>
      <w:lvlJc w:val="left"/>
      <w:pPr>
        <w:ind w:left="15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78FC7C">
      <w:start w:val="1"/>
      <w:numFmt w:val="bullet"/>
      <w:lvlText w:val="▪"/>
      <w:lvlJc w:val="left"/>
      <w:pPr>
        <w:ind w:left="23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422B3C2">
      <w:start w:val="1"/>
      <w:numFmt w:val="bullet"/>
      <w:lvlText w:val="•"/>
      <w:lvlJc w:val="left"/>
      <w:pPr>
        <w:ind w:left="3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22633BA">
      <w:start w:val="1"/>
      <w:numFmt w:val="bullet"/>
      <w:lvlText w:val="o"/>
      <w:lvlJc w:val="left"/>
      <w:pPr>
        <w:ind w:left="3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3872F4">
      <w:start w:val="1"/>
      <w:numFmt w:val="bullet"/>
      <w:lvlText w:val="▪"/>
      <w:lvlJc w:val="left"/>
      <w:pPr>
        <w:ind w:left="4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70E2A2">
      <w:start w:val="1"/>
      <w:numFmt w:val="bullet"/>
      <w:lvlText w:val="•"/>
      <w:lvlJc w:val="left"/>
      <w:pPr>
        <w:ind w:left="5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689FA8">
      <w:start w:val="1"/>
      <w:numFmt w:val="bullet"/>
      <w:lvlText w:val="o"/>
      <w:lvlJc w:val="left"/>
      <w:pPr>
        <w:ind w:left="5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489686">
      <w:start w:val="1"/>
      <w:numFmt w:val="bullet"/>
      <w:lvlText w:val="▪"/>
      <w:lvlJc w:val="left"/>
      <w:pPr>
        <w:ind w:left="6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2F63A36"/>
    <w:multiLevelType w:val="hybridMultilevel"/>
    <w:tmpl w:val="B4FC9E5A"/>
    <w:lvl w:ilvl="0" w:tplc="A060E92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A04EA9"/>
    <w:multiLevelType w:val="hybridMultilevel"/>
    <w:tmpl w:val="CC1CDA64"/>
    <w:lvl w:ilvl="0" w:tplc="A060E920">
      <w:start w:val="1"/>
      <w:numFmt w:val="bullet"/>
      <w:lvlText w:val="-"/>
      <w:lvlJc w:val="left"/>
      <w:pPr>
        <w:ind w:left="1211"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05C593E"/>
    <w:multiLevelType w:val="hybridMultilevel"/>
    <w:tmpl w:val="B9BCFEE6"/>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523464"/>
    <w:multiLevelType w:val="hybridMultilevel"/>
    <w:tmpl w:val="21700902"/>
    <w:lvl w:ilvl="0" w:tplc="10F046DE">
      <w:start w:val="5"/>
      <w:numFmt w:val="decimal"/>
      <w:lvlText w:val="%1."/>
      <w:lvlJc w:val="left"/>
      <w:pPr>
        <w:ind w:left="32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1" w:tplc="1648147C">
      <w:start w:val="1"/>
      <w:numFmt w:val="lowerLetter"/>
      <w:lvlText w:val="%2"/>
      <w:lvlJc w:val="left"/>
      <w:pPr>
        <w:ind w:left="110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2" w:tplc="2342FD78">
      <w:start w:val="1"/>
      <w:numFmt w:val="lowerRoman"/>
      <w:lvlText w:val="%3"/>
      <w:lvlJc w:val="left"/>
      <w:pPr>
        <w:ind w:left="182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3" w:tplc="ACA0ED68">
      <w:start w:val="1"/>
      <w:numFmt w:val="decimal"/>
      <w:lvlText w:val="%4"/>
      <w:lvlJc w:val="left"/>
      <w:pPr>
        <w:ind w:left="254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4" w:tplc="33EC6FAC">
      <w:start w:val="1"/>
      <w:numFmt w:val="lowerLetter"/>
      <w:lvlText w:val="%5"/>
      <w:lvlJc w:val="left"/>
      <w:pPr>
        <w:ind w:left="326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5" w:tplc="841EEA0C">
      <w:start w:val="1"/>
      <w:numFmt w:val="lowerRoman"/>
      <w:lvlText w:val="%6"/>
      <w:lvlJc w:val="left"/>
      <w:pPr>
        <w:ind w:left="398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6" w:tplc="5F2452CC">
      <w:start w:val="1"/>
      <w:numFmt w:val="decimal"/>
      <w:lvlText w:val="%7"/>
      <w:lvlJc w:val="left"/>
      <w:pPr>
        <w:ind w:left="470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7" w:tplc="EC76145C">
      <w:start w:val="1"/>
      <w:numFmt w:val="lowerLetter"/>
      <w:lvlText w:val="%8"/>
      <w:lvlJc w:val="left"/>
      <w:pPr>
        <w:ind w:left="542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8" w:tplc="6598063A">
      <w:start w:val="1"/>
      <w:numFmt w:val="lowerRoman"/>
      <w:lvlText w:val="%9"/>
      <w:lvlJc w:val="left"/>
      <w:pPr>
        <w:ind w:left="6142"/>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3025AE7"/>
    <w:multiLevelType w:val="hybridMultilevel"/>
    <w:tmpl w:val="2820DDEE"/>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6CF7"/>
    <w:multiLevelType w:val="hybridMultilevel"/>
    <w:tmpl w:val="F9EA4C06"/>
    <w:lvl w:ilvl="0" w:tplc="CF0A603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225FC"/>
    <w:multiLevelType w:val="hybridMultilevel"/>
    <w:tmpl w:val="E374703C"/>
    <w:lvl w:ilvl="0" w:tplc="3CE0CD58">
      <w:start w:val="1"/>
      <w:numFmt w:val="decimal"/>
      <w:lvlText w:val="%1."/>
      <w:lvlJc w:val="left"/>
      <w:pPr>
        <w:ind w:left="8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56ABC2">
      <w:start w:val="1"/>
      <w:numFmt w:val="lowerLetter"/>
      <w:lvlText w:val="%2"/>
      <w:lvlJc w:val="left"/>
      <w:pPr>
        <w:ind w:left="1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AF86368">
      <w:start w:val="1"/>
      <w:numFmt w:val="lowerRoman"/>
      <w:lvlText w:val="%3"/>
      <w:lvlJc w:val="left"/>
      <w:pPr>
        <w:ind w:left="22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95E17E2">
      <w:start w:val="1"/>
      <w:numFmt w:val="decimal"/>
      <w:lvlText w:val="%4"/>
      <w:lvlJc w:val="left"/>
      <w:pPr>
        <w:ind w:left="30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7F41468">
      <w:start w:val="1"/>
      <w:numFmt w:val="lowerLetter"/>
      <w:lvlText w:val="%5"/>
      <w:lvlJc w:val="left"/>
      <w:pPr>
        <w:ind w:left="3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842C48">
      <w:start w:val="1"/>
      <w:numFmt w:val="lowerRoman"/>
      <w:lvlText w:val="%6"/>
      <w:lvlJc w:val="left"/>
      <w:pPr>
        <w:ind w:left="44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909A56">
      <w:start w:val="1"/>
      <w:numFmt w:val="decimal"/>
      <w:lvlText w:val="%7"/>
      <w:lvlJc w:val="left"/>
      <w:pPr>
        <w:ind w:left="51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3C45AA0">
      <w:start w:val="1"/>
      <w:numFmt w:val="lowerLetter"/>
      <w:lvlText w:val="%8"/>
      <w:lvlJc w:val="left"/>
      <w:pPr>
        <w:ind w:left="58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D20228">
      <w:start w:val="1"/>
      <w:numFmt w:val="lowerRoman"/>
      <w:lvlText w:val="%9"/>
      <w:lvlJc w:val="left"/>
      <w:pPr>
        <w:ind w:left="66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26814AA"/>
    <w:multiLevelType w:val="hybridMultilevel"/>
    <w:tmpl w:val="DC2C4224"/>
    <w:lvl w:ilvl="0" w:tplc="ACA232A0">
      <w:start w:val="4"/>
      <w:numFmt w:val="decimal"/>
      <w:lvlText w:val="%1."/>
      <w:lvlJc w:val="left"/>
      <w:pPr>
        <w:ind w:left="4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D8A5AA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360E4C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85CC48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D00BF5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C7094F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44C4E2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CE4ED9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576400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32B61BA"/>
    <w:multiLevelType w:val="hybridMultilevel"/>
    <w:tmpl w:val="D69A7A5E"/>
    <w:lvl w:ilvl="0" w:tplc="FDFE8CF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6969A">
      <w:start w:val="1"/>
      <w:numFmt w:val="bullet"/>
      <w:lvlText w:val="o"/>
      <w:lvlJc w:val="left"/>
      <w:pPr>
        <w:ind w:left="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127EF8">
      <w:start w:val="1"/>
      <w:numFmt w:val="bullet"/>
      <w:lvlRestart w:val="0"/>
      <w:lvlText w:val="-"/>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4CD4C4">
      <w:start w:val="1"/>
      <w:numFmt w:val="bullet"/>
      <w:lvlText w:val="•"/>
      <w:lvlJc w:val="left"/>
      <w:pPr>
        <w:ind w:left="1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A1E">
      <w:start w:val="1"/>
      <w:numFmt w:val="bullet"/>
      <w:lvlText w:val="o"/>
      <w:lvlJc w:val="left"/>
      <w:pPr>
        <w:ind w:left="2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E86E2">
      <w:start w:val="1"/>
      <w:numFmt w:val="bullet"/>
      <w:lvlText w:val="▪"/>
      <w:lvlJc w:val="left"/>
      <w:pPr>
        <w:ind w:left="3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666784">
      <w:start w:val="1"/>
      <w:numFmt w:val="bullet"/>
      <w:lvlText w:val="•"/>
      <w:lvlJc w:val="left"/>
      <w:pPr>
        <w:ind w:left="3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9463DE">
      <w:start w:val="1"/>
      <w:numFmt w:val="bullet"/>
      <w:lvlText w:val="o"/>
      <w:lvlJc w:val="left"/>
      <w:pPr>
        <w:ind w:left="4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B0F692">
      <w:start w:val="1"/>
      <w:numFmt w:val="bullet"/>
      <w:lvlText w:val="▪"/>
      <w:lvlJc w:val="left"/>
      <w:pPr>
        <w:ind w:left="5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4FD3D32"/>
    <w:multiLevelType w:val="hybridMultilevel"/>
    <w:tmpl w:val="DA72FD82"/>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633836"/>
    <w:multiLevelType w:val="hybridMultilevel"/>
    <w:tmpl w:val="70EA4EB2"/>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D43D37"/>
    <w:multiLevelType w:val="hybridMultilevel"/>
    <w:tmpl w:val="74A412F8"/>
    <w:lvl w:ilvl="0" w:tplc="14E2A324">
      <w:start w:val="1"/>
      <w:numFmt w:val="bullet"/>
      <w:lvlText w:val="•"/>
      <w:lvlJc w:val="left"/>
      <w:pPr>
        <w:ind w:left="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4861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7CC07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A0C6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6463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80E08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7C6A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1801B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681B0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F3A7BEA"/>
    <w:multiLevelType w:val="hybridMultilevel"/>
    <w:tmpl w:val="10CE11C6"/>
    <w:lvl w:ilvl="0" w:tplc="523EA010">
      <w:start w:val="1"/>
      <w:numFmt w:val="decimal"/>
      <w:lvlText w:val="%1."/>
      <w:lvlJc w:val="left"/>
      <w:pPr>
        <w:ind w:left="32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1" w:tplc="0EA06DEC">
      <w:start w:val="1"/>
      <w:numFmt w:val="lowerLetter"/>
      <w:lvlText w:val="%2"/>
      <w:lvlJc w:val="left"/>
      <w:pPr>
        <w:ind w:left="108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2" w:tplc="51D84E24">
      <w:start w:val="1"/>
      <w:numFmt w:val="lowerRoman"/>
      <w:lvlText w:val="%3"/>
      <w:lvlJc w:val="left"/>
      <w:pPr>
        <w:ind w:left="180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3" w:tplc="15A8559E">
      <w:start w:val="1"/>
      <w:numFmt w:val="decimal"/>
      <w:lvlText w:val="%4"/>
      <w:lvlJc w:val="left"/>
      <w:pPr>
        <w:ind w:left="252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4" w:tplc="E98647E8">
      <w:start w:val="1"/>
      <w:numFmt w:val="lowerLetter"/>
      <w:lvlText w:val="%5"/>
      <w:lvlJc w:val="left"/>
      <w:pPr>
        <w:ind w:left="324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5" w:tplc="265270D0">
      <w:start w:val="1"/>
      <w:numFmt w:val="lowerRoman"/>
      <w:lvlText w:val="%6"/>
      <w:lvlJc w:val="left"/>
      <w:pPr>
        <w:ind w:left="396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6" w:tplc="7F28BD54">
      <w:start w:val="1"/>
      <w:numFmt w:val="decimal"/>
      <w:lvlText w:val="%7"/>
      <w:lvlJc w:val="left"/>
      <w:pPr>
        <w:ind w:left="468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7" w:tplc="C262E468">
      <w:start w:val="1"/>
      <w:numFmt w:val="lowerLetter"/>
      <w:lvlText w:val="%8"/>
      <w:lvlJc w:val="left"/>
      <w:pPr>
        <w:ind w:left="540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lvl w:ilvl="8" w:tplc="FF96CCAE">
      <w:start w:val="1"/>
      <w:numFmt w:val="lowerRoman"/>
      <w:lvlText w:val="%9"/>
      <w:lvlJc w:val="left"/>
      <w:pPr>
        <w:ind w:left="6120"/>
      </w:pPr>
      <w:rPr>
        <w:rFonts w:ascii="Bell MT" w:eastAsia="Bell MT" w:hAnsi="Bell MT" w:cs="Bell MT"/>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002063C"/>
    <w:multiLevelType w:val="hybridMultilevel"/>
    <w:tmpl w:val="A56A7DD6"/>
    <w:lvl w:ilvl="0" w:tplc="5E36D430">
      <w:start w:val="2"/>
      <w:numFmt w:val="decimal"/>
      <w:lvlText w:val="%1."/>
      <w:lvlJc w:val="left"/>
      <w:pPr>
        <w:ind w:left="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1E46A0">
      <w:start w:val="1"/>
      <w:numFmt w:val="bullet"/>
      <w:lvlText w:val="¾"/>
      <w:lvlJc w:val="left"/>
      <w:pPr>
        <w:ind w:left="7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60E920">
      <w:start w:val="1"/>
      <w:numFmt w:val="bullet"/>
      <w:lvlText w:val="-"/>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286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CC388">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44D40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80D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94EC82">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7046E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5873DFB"/>
    <w:multiLevelType w:val="hybridMultilevel"/>
    <w:tmpl w:val="2BD03CB8"/>
    <w:lvl w:ilvl="0" w:tplc="E6B8BA76">
      <w:start w:val="1"/>
      <w:numFmt w:val="bullet"/>
      <w:lvlText w:val="•"/>
      <w:lvlJc w:val="left"/>
      <w:pPr>
        <w:ind w:left="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546B5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8EFB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0E90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82BF7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62727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296F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020F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CED38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A24386B"/>
    <w:multiLevelType w:val="hybridMultilevel"/>
    <w:tmpl w:val="4EC07088"/>
    <w:lvl w:ilvl="0" w:tplc="7D440CCA">
      <w:start w:val="1"/>
      <w:numFmt w:val="bullet"/>
      <w:lvlText w:val=""/>
      <w:lvlJc w:val="left"/>
      <w:pPr>
        <w:ind w:left="3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44E2078">
      <w:start w:val="1"/>
      <w:numFmt w:val="bullet"/>
      <w:lvlText w:val="o"/>
      <w:lvlJc w:val="left"/>
      <w:pPr>
        <w:ind w:left="1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BEE902">
      <w:start w:val="1"/>
      <w:numFmt w:val="bullet"/>
      <w:lvlText w:val="▪"/>
      <w:lvlJc w:val="left"/>
      <w:pPr>
        <w:ind w:left="1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440B3C">
      <w:start w:val="1"/>
      <w:numFmt w:val="bullet"/>
      <w:lvlText w:val="•"/>
      <w:lvlJc w:val="left"/>
      <w:pPr>
        <w:ind w:left="2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E4A298">
      <w:start w:val="1"/>
      <w:numFmt w:val="bullet"/>
      <w:lvlText w:val="o"/>
      <w:lvlJc w:val="left"/>
      <w:pPr>
        <w:ind w:left="3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3EB558">
      <w:start w:val="1"/>
      <w:numFmt w:val="bullet"/>
      <w:lvlText w:val="▪"/>
      <w:lvlJc w:val="left"/>
      <w:pPr>
        <w:ind w:left="4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18AF1A">
      <w:start w:val="1"/>
      <w:numFmt w:val="bullet"/>
      <w:lvlText w:val="•"/>
      <w:lvlJc w:val="left"/>
      <w:pPr>
        <w:ind w:left="4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7C50D8">
      <w:start w:val="1"/>
      <w:numFmt w:val="bullet"/>
      <w:lvlText w:val="o"/>
      <w:lvlJc w:val="left"/>
      <w:pPr>
        <w:ind w:left="5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4004DE">
      <w:start w:val="1"/>
      <w:numFmt w:val="bullet"/>
      <w:lvlText w:val="▪"/>
      <w:lvlJc w:val="left"/>
      <w:pPr>
        <w:ind w:left="61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A4F1985"/>
    <w:multiLevelType w:val="hybridMultilevel"/>
    <w:tmpl w:val="107490C6"/>
    <w:lvl w:ilvl="0" w:tplc="F5D80D22">
      <w:start w:val="1"/>
      <w:numFmt w:val="decimal"/>
      <w:lvlText w:val="%1."/>
      <w:lvlJc w:val="left"/>
      <w:pPr>
        <w:ind w:left="382" w:hanging="360"/>
      </w:pPr>
      <w:rPr>
        <w:rFonts w:hint="default"/>
        <w:b/>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43" w15:restartNumberingAfterBreak="0">
    <w:nsid w:val="6B142FCC"/>
    <w:multiLevelType w:val="hybridMultilevel"/>
    <w:tmpl w:val="DA661B08"/>
    <w:lvl w:ilvl="0" w:tplc="4B94E4C4">
      <w:start w:val="1"/>
      <w:numFmt w:val="bullet"/>
      <w:lvlText w:val="•"/>
      <w:lvlJc w:val="left"/>
      <w:pPr>
        <w:ind w:left="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F2F5A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60DB4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28BE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A80C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04C36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A2F9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20617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0EF80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EB200C1"/>
    <w:multiLevelType w:val="hybridMultilevel"/>
    <w:tmpl w:val="277C3A72"/>
    <w:lvl w:ilvl="0" w:tplc="A060E920">
      <w:start w:val="1"/>
      <w:numFmt w:val="bullet"/>
      <w:lvlText w:val="-"/>
      <w:lvlJc w:val="left"/>
      <w:pPr>
        <w:ind w:left="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C0BC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02CDF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2DB0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B0D4EA">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2959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8CD17A">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E7CA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A7AA6">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4924556"/>
    <w:multiLevelType w:val="hybridMultilevel"/>
    <w:tmpl w:val="88E07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B21554"/>
    <w:multiLevelType w:val="hybridMultilevel"/>
    <w:tmpl w:val="FE64F168"/>
    <w:lvl w:ilvl="0" w:tplc="A060E9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AA0717"/>
    <w:multiLevelType w:val="hybridMultilevel"/>
    <w:tmpl w:val="39CEE6B6"/>
    <w:lvl w:ilvl="0" w:tplc="5E36D430">
      <w:start w:val="2"/>
      <w:numFmt w:val="decimal"/>
      <w:lvlText w:val="%1."/>
      <w:lvlJc w:val="left"/>
      <w:pPr>
        <w:ind w:left="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1E46A0">
      <w:start w:val="1"/>
      <w:numFmt w:val="bullet"/>
      <w:lvlText w:val="¾"/>
      <w:lvlJc w:val="left"/>
      <w:pPr>
        <w:ind w:left="7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F0A603C">
      <w:start w:val="1"/>
      <w:numFmt w:val="bullet"/>
      <w:lvlText w:val="-"/>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286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CC388">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44D40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80D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94EC82">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7046E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44"/>
  </w:num>
  <w:num w:numId="3">
    <w:abstractNumId w:val="33"/>
  </w:num>
  <w:num w:numId="4">
    <w:abstractNumId w:val="43"/>
  </w:num>
  <w:num w:numId="5">
    <w:abstractNumId w:val="8"/>
  </w:num>
  <w:num w:numId="6">
    <w:abstractNumId w:val="20"/>
  </w:num>
  <w:num w:numId="7">
    <w:abstractNumId w:val="37"/>
  </w:num>
  <w:num w:numId="8">
    <w:abstractNumId w:val="34"/>
  </w:num>
  <w:num w:numId="9">
    <w:abstractNumId w:val="40"/>
  </w:num>
  <w:num w:numId="10">
    <w:abstractNumId w:val="2"/>
  </w:num>
  <w:num w:numId="11">
    <w:abstractNumId w:val="32"/>
  </w:num>
  <w:num w:numId="12">
    <w:abstractNumId w:val="10"/>
  </w:num>
  <w:num w:numId="13">
    <w:abstractNumId w:val="47"/>
  </w:num>
  <w:num w:numId="14">
    <w:abstractNumId w:val="38"/>
  </w:num>
  <w:num w:numId="15">
    <w:abstractNumId w:val="41"/>
  </w:num>
  <w:num w:numId="16">
    <w:abstractNumId w:val="1"/>
  </w:num>
  <w:num w:numId="17">
    <w:abstractNumId w:val="7"/>
  </w:num>
  <w:num w:numId="18">
    <w:abstractNumId w:val="5"/>
  </w:num>
  <w:num w:numId="19">
    <w:abstractNumId w:val="29"/>
  </w:num>
  <w:num w:numId="20">
    <w:abstractNumId w:val="12"/>
  </w:num>
  <w:num w:numId="21">
    <w:abstractNumId w:val="25"/>
  </w:num>
  <w:num w:numId="22">
    <w:abstractNumId w:val="3"/>
  </w:num>
  <w:num w:numId="23">
    <w:abstractNumId w:val="0"/>
  </w:num>
  <w:num w:numId="24">
    <w:abstractNumId w:val="14"/>
  </w:num>
  <w:num w:numId="25">
    <w:abstractNumId w:val="45"/>
  </w:num>
  <w:num w:numId="26">
    <w:abstractNumId w:val="21"/>
  </w:num>
  <w:num w:numId="27">
    <w:abstractNumId w:val="26"/>
  </w:num>
  <w:num w:numId="28">
    <w:abstractNumId w:val="24"/>
  </w:num>
  <w:num w:numId="29">
    <w:abstractNumId w:val="17"/>
  </w:num>
  <w:num w:numId="30">
    <w:abstractNumId w:val="28"/>
  </w:num>
  <w:num w:numId="31">
    <w:abstractNumId w:val="4"/>
  </w:num>
  <w:num w:numId="32">
    <w:abstractNumId w:val="27"/>
  </w:num>
  <w:num w:numId="33">
    <w:abstractNumId w:val="46"/>
  </w:num>
  <w:num w:numId="34">
    <w:abstractNumId w:val="36"/>
  </w:num>
  <w:num w:numId="35">
    <w:abstractNumId w:val="30"/>
  </w:num>
  <w:num w:numId="36">
    <w:abstractNumId w:val="9"/>
  </w:num>
  <w:num w:numId="37">
    <w:abstractNumId w:val="18"/>
  </w:num>
  <w:num w:numId="38">
    <w:abstractNumId w:val="42"/>
  </w:num>
  <w:num w:numId="39">
    <w:abstractNumId w:val="22"/>
  </w:num>
  <w:num w:numId="40">
    <w:abstractNumId w:val="11"/>
  </w:num>
  <w:num w:numId="41">
    <w:abstractNumId w:val="16"/>
  </w:num>
  <w:num w:numId="42">
    <w:abstractNumId w:val="39"/>
  </w:num>
  <w:num w:numId="43">
    <w:abstractNumId w:val="19"/>
  </w:num>
  <w:num w:numId="44">
    <w:abstractNumId w:val="35"/>
  </w:num>
  <w:num w:numId="45">
    <w:abstractNumId w:val="15"/>
  </w:num>
  <w:num w:numId="46">
    <w:abstractNumId w:val="31"/>
  </w:num>
  <w:num w:numId="47">
    <w:abstractNumId w:val="6"/>
  </w:num>
  <w:num w:numId="4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pencer Swartz">
    <w15:presenceInfo w15:providerId="AD" w15:userId="S-1-5-21-1757981266-1343024091-725345543-40805"/>
  </w15:person>
  <w15:person w15:author="spencer.swartz@gmail.com">
    <w15:presenceInfo w15:providerId="Windows Live" w15:userId="3305e9670f628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0CE"/>
    <w:rsid w:val="00004306"/>
    <w:rsid w:val="00005B46"/>
    <w:rsid w:val="000B0FA2"/>
    <w:rsid w:val="000C3EF4"/>
    <w:rsid w:val="000F298D"/>
    <w:rsid w:val="0014016E"/>
    <w:rsid w:val="00156062"/>
    <w:rsid w:val="0017127E"/>
    <w:rsid w:val="00181211"/>
    <w:rsid w:val="001E7E91"/>
    <w:rsid w:val="00224926"/>
    <w:rsid w:val="002326FC"/>
    <w:rsid w:val="00237251"/>
    <w:rsid w:val="002B140E"/>
    <w:rsid w:val="002F3F51"/>
    <w:rsid w:val="003232CC"/>
    <w:rsid w:val="003321FD"/>
    <w:rsid w:val="003501CA"/>
    <w:rsid w:val="003631E9"/>
    <w:rsid w:val="003A4413"/>
    <w:rsid w:val="003C139B"/>
    <w:rsid w:val="003D2565"/>
    <w:rsid w:val="003D4AD9"/>
    <w:rsid w:val="0040322F"/>
    <w:rsid w:val="004438DE"/>
    <w:rsid w:val="004F60E3"/>
    <w:rsid w:val="005765C2"/>
    <w:rsid w:val="005A630F"/>
    <w:rsid w:val="005D1BF0"/>
    <w:rsid w:val="006033F1"/>
    <w:rsid w:val="00617505"/>
    <w:rsid w:val="00631722"/>
    <w:rsid w:val="0063597A"/>
    <w:rsid w:val="00662FB0"/>
    <w:rsid w:val="006B49A6"/>
    <w:rsid w:val="006D0BCF"/>
    <w:rsid w:val="007004B1"/>
    <w:rsid w:val="00763597"/>
    <w:rsid w:val="007843FC"/>
    <w:rsid w:val="00794C01"/>
    <w:rsid w:val="007A00CE"/>
    <w:rsid w:val="007E23D4"/>
    <w:rsid w:val="007E77E4"/>
    <w:rsid w:val="007F0806"/>
    <w:rsid w:val="007F2985"/>
    <w:rsid w:val="00852CE5"/>
    <w:rsid w:val="00865654"/>
    <w:rsid w:val="008E2E8F"/>
    <w:rsid w:val="008F7C7A"/>
    <w:rsid w:val="0090593C"/>
    <w:rsid w:val="00923422"/>
    <w:rsid w:val="00931151"/>
    <w:rsid w:val="0094011C"/>
    <w:rsid w:val="0094579C"/>
    <w:rsid w:val="00955328"/>
    <w:rsid w:val="009623EA"/>
    <w:rsid w:val="0097101F"/>
    <w:rsid w:val="009946D2"/>
    <w:rsid w:val="009E1D8F"/>
    <w:rsid w:val="009F0F3C"/>
    <w:rsid w:val="00A07ED6"/>
    <w:rsid w:val="00A45C7C"/>
    <w:rsid w:val="00A473F9"/>
    <w:rsid w:val="00A5335A"/>
    <w:rsid w:val="00A5691D"/>
    <w:rsid w:val="00A62F94"/>
    <w:rsid w:val="00AA4353"/>
    <w:rsid w:val="00AA7661"/>
    <w:rsid w:val="00AC6CDC"/>
    <w:rsid w:val="00B0768D"/>
    <w:rsid w:val="00B67F9B"/>
    <w:rsid w:val="00B86F3A"/>
    <w:rsid w:val="00B9038F"/>
    <w:rsid w:val="00C11B81"/>
    <w:rsid w:val="00D10772"/>
    <w:rsid w:val="00D3224F"/>
    <w:rsid w:val="00D85B3F"/>
    <w:rsid w:val="00DE263A"/>
    <w:rsid w:val="00DE6793"/>
    <w:rsid w:val="00E127D8"/>
    <w:rsid w:val="00E908F9"/>
    <w:rsid w:val="00EB0CCF"/>
    <w:rsid w:val="00EF104A"/>
    <w:rsid w:val="00F348CD"/>
    <w:rsid w:val="00F5110F"/>
    <w:rsid w:val="00F6579A"/>
    <w:rsid w:val="00FB1A0F"/>
    <w:rsid w:val="00FB4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21655"/>
  <w15:docId w15:val="{27AE0C7A-91D5-4BB1-8BF9-42031322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4579C"/>
    <w:pPr>
      <w:spacing w:after="100" w:afterAutospacing="1" w:line="250" w:lineRule="auto"/>
      <w:ind w:left="14" w:hanging="14"/>
    </w:pPr>
    <w:rPr>
      <w:rFonts w:eastAsia="Times New Roman" w:cs="Times New Roman"/>
      <w:color w:val="000000"/>
      <w:sz w:val="24"/>
    </w:rPr>
  </w:style>
  <w:style w:type="paragraph" w:styleId="Heading1">
    <w:name w:val="heading 1"/>
    <w:next w:val="Normal"/>
    <w:link w:val="Heading1Char"/>
    <w:uiPriority w:val="9"/>
    <w:unhideWhenUsed/>
    <w:qFormat/>
    <w:rsid w:val="00631722"/>
    <w:pPr>
      <w:keepNext/>
      <w:keepLines/>
      <w:spacing w:after="0"/>
      <w:ind w:left="10" w:right="789" w:hanging="10"/>
      <w:outlineLvl w:val="0"/>
    </w:pPr>
    <w:rPr>
      <w:rFonts w:asciiTheme="majorHAnsi" w:eastAsia="Times New Roman" w:hAnsiTheme="majorHAnsi" w:cs="Times New Roman"/>
      <w:b/>
      <w:color w:val="000000"/>
      <w:sz w:val="28"/>
    </w:rPr>
  </w:style>
  <w:style w:type="paragraph" w:styleId="Heading2">
    <w:name w:val="heading 2"/>
    <w:next w:val="Normal"/>
    <w:link w:val="Heading2Char"/>
    <w:uiPriority w:val="9"/>
    <w:unhideWhenUsed/>
    <w:qFormat/>
    <w:rsid w:val="00763597"/>
    <w:pPr>
      <w:keepNext/>
      <w:keepLines/>
      <w:spacing w:after="0"/>
      <w:outlineLvl w:val="1"/>
    </w:pPr>
    <w:rPr>
      <w:rFonts w:asciiTheme="majorHAnsi" w:eastAsia="Bell MT" w:hAnsiTheme="majorHAnsi" w:cs="Bell MT"/>
      <w:b/>
      <w:sz w:val="25"/>
    </w:rPr>
  </w:style>
  <w:style w:type="paragraph" w:styleId="Heading3">
    <w:name w:val="heading 3"/>
    <w:next w:val="Normal"/>
    <w:link w:val="Heading3Char"/>
    <w:uiPriority w:val="9"/>
    <w:unhideWhenUsed/>
    <w:qFormat/>
    <w:pPr>
      <w:keepNext/>
      <w:keepLines/>
      <w:spacing w:after="3"/>
      <w:ind w:left="126" w:hanging="10"/>
      <w:outlineLvl w:val="2"/>
    </w:pPr>
    <w:rPr>
      <w:rFonts w:ascii="Arial" w:eastAsia="Arial" w:hAnsi="Arial" w:cs="Arial"/>
      <w:b/>
      <w:color w:val="000000"/>
      <w:sz w:val="20"/>
    </w:rPr>
  </w:style>
  <w:style w:type="paragraph" w:styleId="Heading4">
    <w:name w:val="heading 4"/>
    <w:basedOn w:val="Normal"/>
    <w:next w:val="Normal"/>
    <w:link w:val="Heading4Char"/>
    <w:uiPriority w:val="9"/>
    <w:unhideWhenUsed/>
    <w:qFormat/>
    <w:rsid w:val="003D4A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0"/>
    </w:rPr>
  </w:style>
  <w:style w:type="character" w:customStyle="1" w:styleId="Heading2Char">
    <w:name w:val="Heading 2 Char"/>
    <w:link w:val="Heading2"/>
    <w:uiPriority w:val="9"/>
    <w:rsid w:val="00763597"/>
    <w:rPr>
      <w:rFonts w:asciiTheme="majorHAnsi" w:eastAsia="Bell MT" w:hAnsiTheme="majorHAnsi" w:cs="Bell MT"/>
      <w:b/>
      <w:sz w:val="25"/>
    </w:rPr>
  </w:style>
  <w:style w:type="character" w:customStyle="1" w:styleId="Heading1Char">
    <w:name w:val="Heading 1 Char"/>
    <w:link w:val="Heading1"/>
    <w:uiPriority w:val="9"/>
    <w:rsid w:val="00631722"/>
    <w:rPr>
      <w:rFonts w:asciiTheme="majorHAnsi" w:eastAsia="Times New Roman" w:hAnsiTheme="majorHAnsi"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237251"/>
    <w:rPr>
      <w:sz w:val="16"/>
      <w:szCs w:val="16"/>
    </w:rPr>
  </w:style>
  <w:style w:type="paragraph" w:styleId="CommentText">
    <w:name w:val="annotation text"/>
    <w:basedOn w:val="Normal"/>
    <w:link w:val="CommentTextChar"/>
    <w:uiPriority w:val="99"/>
    <w:semiHidden/>
    <w:unhideWhenUsed/>
    <w:rsid w:val="00237251"/>
    <w:pPr>
      <w:spacing w:line="240" w:lineRule="auto"/>
    </w:pPr>
    <w:rPr>
      <w:sz w:val="20"/>
      <w:szCs w:val="20"/>
    </w:rPr>
  </w:style>
  <w:style w:type="character" w:customStyle="1" w:styleId="CommentTextChar">
    <w:name w:val="Comment Text Char"/>
    <w:basedOn w:val="DefaultParagraphFont"/>
    <w:link w:val="CommentText"/>
    <w:uiPriority w:val="99"/>
    <w:semiHidden/>
    <w:rsid w:val="00237251"/>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7251"/>
    <w:rPr>
      <w:b/>
      <w:bCs/>
    </w:rPr>
  </w:style>
  <w:style w:type="character" w:customStyle="1" w:styleId="CommentSubjectChar">
    <w:name w:val="Comment Subject Char"/>
    <w:basedOn w:val="CommentTextChar"/>
    <w:link w:val="CommentSubject"/>
    <w:uiPriority w:val="99"/>
    <w:semiHidden/>
    <w:rsid w:val="00237251"/>
    <w:rPr>
      <w:rFonts w:ascii="Times New Roman" w:eastAsia="Times New Roman" w:hAnsi="Times New Roman" w:cs="Times New Roman"/>
      <w:b/>
      <w:bCs/>
      <w:color w:val="000000"/>
      <w:sz w:val="20"/>
      <w:szCs w:val="20"/>
    </w:rPr>
  </w:style>
  <w:style w:type="paragraph" w:styleId="Revision">
    <w:name w:val="Revision"/>
    <w:hidden/>
    <w:uiPriority w:val="99"/>
    <w:semiHidden/>
    <w:rsid w:val="00237251"/>
    <w:pPr>
      <w:spacing w:after="0" w:line="240" w:lineRule="auto"/>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237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251"/>
    <w:rPr>
      <w:rFonts w:ascii="Segoe UI" w:eastAsia="Times New Roman" w:hAnsi="Segoe UI" w:cs="Segoe UI"/>
      <w:color w:val="000000"/>
      <w:sz w:val="18"/>
      <w:szCs w:val="18"/>
    </w:rPr>
  </w:style>
  <w:style w:type="paragraph" w:styleId="NoSpacing">
    <w:name w:val="No Spacing"/>
    <w:link w:val="NoSpacingChar"/>
    <w:uiPriority w:val="1"/>
    <w:qFormat/>
    <w:rsid w:val="00237251"/>
    <w:pPr>
      <w:spacing w:after="0" w:line="240" w:lineRule="auto"/>
    </w:pPr>
  </w:style>
  <w:style w:type="character" w:customStyle="1" w:styleId="NoSpacingChar">
    <w:name w:val="No Spacing Char"/>
    <w:basedOn w:val="DefaultParagraphFont"/>
    <w:link w:val="NoSpacing"/>
    <w:uiPriority w:val="1"/>
    <w:rsid w:val="00237251"/>
  </w:style>
  <w:style w:type="paragraph" w:styleId="TOCHeading">
    <w:name w:val="TOC Heading"/>
    <w:basedOn w:val="Heading1"/>
    <w:next w:val="Normal"/>
    <w:uiPriority w:val="39"/>
    <w:unhideWhenUsed/>
    <w:qFormat/>
    <w:rsid w:val="00631722"/>
    <w:pPr>
      <w:spacing w:before="240"/>
      <w:ind w:left="0" w:right="0" w:firstLine="0"/>
      <w:outlineLvl w:val="9"/>
    </w:pPr>
    <w:rPr>
      <w:rFonts w:eastAsiaTheme="majorEastAsia" w:cstheme="majorBidi"/>
      <w:b w:val="0"/>
      <w:color w:val="2E74B5" w:themeColor="accent1" w:themeShade="BF"/>
      <w:sz w:val="32"/>
      <w:szCs w:val="32"/>
    </w:rPr>
  </w:style>
  <w:style w:type="paragraph" w:styleId="TOC1">
    <w:name w:val="toc 1"/>
    <w:basedOn w:val="Normal"/>
    <w:next w:val="Normal"/>
    <w:autoRedefine/>
    <w:uiPriority w:val="39"/>
    <w:unhideWhenUsed/>
    <w:rsid w:val="003D4AD9"/>
    <w:pPr>
      <w:tabs>
        <w:tab w:val="right" w:leader="dot" w:pos="9779"/>
      </w:tabs>
      <w:spacing w:after="120" w:afterAutospacing="0"/>
      <w:ind w:left="0"/>
      <w:pPrChange w:id="0" w:author="Spencer Swartz" w:date="2017-02-22T10:01:00Z">
        <w:pPr>
          <w:tabs>
            <w:tab w:val="right" w:leader="dot" w:pos="9779"/>
          </w:tabs>
          <w:spacing w:after="100" w:afterAutospacing="1" w:line="250" w:lineRule="auto"/>
          <w:ind w:hanging="14"/>
        </w:pPr>
      </w:pPrChange>
    </w:pPr>
    <w:rPr>
      <w:rPrChange w:id="0" w:author="Spencer Swartz" w:date="2017-02-22T10:01:00Z">
        <w:rPr>
          <w:rFonts w:asciiTheme="minorHAnsi" w:hAnsiTheme="minorHAnsi"/>
          <w:color w:val="000000"/>
          <w:sz w:val="24"/>
          <w:szCs w:val="22"/>
          <w:lang w:val="en-US" w:eastAsia="en-US" w:bidi="ar-SA"/>
        </w:rPr>
      </w:rPrChange>
    </w:rPr>
  </w:style>
  <w:style w:type="paragraph" w:styleId="TOC2">
    <w:name w:val="toc 2"/>
    <w:basedOn w:val="Normal"/>
    <w:next w:val="Normal"/>
    <w:autoRedefine/>
    <w:uiPriority w:val="39"/>
    <w:unhideWhenUsed/>
    <w:rsid w:val="00631722"/>
    <w:pPr>
      <w:ind w:left="240"/>
    </w:pPr>
  </w:style>
  <w:style w:type="paragraph" w:styleId="TOC3">
    <w:name w:val="toc 3"/>
    <w:basedOn w:val="Normal"/>
    <w:next w:val="Normal"/>
    <w:autoRedefine/>
    <w:uiPriority w:val="39"/>
    <w:unhideWhenUsed/>
    <w:rsid w:val="007F2985"/>
    <w:pPr>
      <w:tabs>
        <w:tab w:val="right" w:leader="dot" w:pos="9605"/>
      </w:tabs>
      <w:spacing w:after="120" w:afterAutospacing="0"/>
      <w:ind w:left="480"/>
    </w:pPr>
  </w:style>
  <w:style w:type="character" w:styleId="Hyperlink">
    <w:name w:val="Hyperlink"/>
    <w:basedOn w:val="DefaultParagraphFont"/>
    <w:uiPriority w:val="99"/>
    <w:unhideWhenUsed/>
    <w:rsid w:val="00631722"/>
    <w:rPr>
      <w:color w:val="0563C1" w:themeColor="hyperlink"/>
      <w:u w:val="single"/>
    </w:rPr>
  </w:style>
  <w:style w:type="paragraph" w:styleId="ListParagraph">
    <w:name w:val="List Paragraph"/>
    <w:basedOn w:val="Normal"/>
    <w:uiPriority w:val="34"/>
    <w:qFormat/>
    <w:rsid w:val="00763597"/>
    <w:pPr>
      <w:ind w:left="720"/>
      <w:contextualSpacing/>
    </w:pPr>
  </w:style>
  <w:style w:type="table" w:styleId="TableGrid0">
    <w:name w:val="Table Grid"/>
    <w:basedOn w:val="TableNormal"/>
    <w:uiPriority w:val="39"/>
    <w:rsid w:val="002B1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D4AD9"/>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3501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2.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44A3A-3AD2-4084-8359-89E388C6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5592</TotalTime>
  <Pages>14</Pages>
  <Words>8005</Words>
  <Characters>45633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Identifying Problems Related to Maternal and Infant Death Rates and Proposed Interventions in Ethiopia</vt:lpstr>
    </vt:vector>
  </TitlesOfParts>
  <Company/>
  <LinksUpToDate>false</LinksUpToDate>
  <CharactersWithSpaces>53531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Problems Related to Maternal and Infant Death Rates and Proposed Interventions in Ethiopia</dc:title>
  <dc:subject>World Health Organization</dc:subject>
  <dc:creator>cherianm</dc:creator>
  <cp:keywords/>
  <cp:lastModifiedBy>spencer.swartz@gmail.com</cp:lastModifiedBy>
  <cp:revision>3</cp:revision>
  <dcterms:created xsi:type="dcterms:W3CDTF">2017-02-23T02:15:00Z</dcterms:created>
  <dcterms:modified xsi:type="dcterms:W3CDTF">2017-02-28T00:55:00Z</dcterms:modified>
  <cp:category>22-25 February 2005</cp:category>
</cp:coreProperties>
</file>